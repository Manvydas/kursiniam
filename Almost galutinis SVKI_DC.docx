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1667" w:rsidRPr="00C367F6" w:rsidRDefault="00E63D23">
      <w:pPr>
        <w:pStyle w:val="Normal1"/>
        <w:spacing w:after="0" w:line="360" w:lineRule="auto"/>
        <w:jc w:val="center"/>
        <w:rPr>
          <w:rFonts w:ascii="Microsoft Sans Serif" w:hAnsi="Microsoft Sans Serif" w:cs="Microsoft Sans Serif"/>
          <w:sz w:val="28"/>
          <w:szCs w:val="28"/>
          <w:lang w:val="lt-LT"/>
        </w:rPr>
      </w:pPr>
      <w:r w:rsidRPr="00C367F6">
        <w:rPr>
          <w:rFonts w:ascii="Microsoft Sans Serif" w:eastAsia="Times New Roman" w:hAnsi="Microsoft Sans Serif" w:cs="Microsoft Sans Serif"/>
          <w:sz w:val="28"/>
          <w:szCs w:val="28"/>
          <w:lang w:val="lt-LT"/>
        </w:rPr>
        <w:t>VILNIAUS UNIVERSITETAS</w:t>
      </w: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MATEMATIKOS IR INFORMATIKOS FAKULTETAS</w:t>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Kursinis projektas</w:t>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0" distB="0" distL="114300" distR="114300">
            <wp:extent cx="5709285" cy="97790"/>
            <wp:effectExtent l="0" t="0" r="0" b="0"/>
            <wp:docPr id="98" name="image188.png" descr="C:\Program Files (x86)\Microsoft Office\MEDIA\OFFICE12\Lines\BD21448_.gif"/>
            <wp:cNvGraphicFramePr/>
            <a:graphic xmlns:a="http://schemas.openxmlformats.org/drawingml/2006/main">
              <a:graphicData uri="http://schemas.openxmlformats.org/drawingml/2006/picture">
                <pic:pic xmlns:pic="http://schemas.openxmlformats.org/drawingml/2006/picture">
                  <pic:nvPicPr>
                    <pic:cNvPr id="0" name="image188.png" descr="C:\Program Files (x86)\Microsoft Office\MEDIA\OFFICE12\Lines\BD21448_.gif"/>
                    <pic:cNvPicPr preferRelativeResize="0"/>
                  </pic:nvPicPr>
                  <pic:blipFill>
                    <a:blip r:embed="rId8" cstate="print"/>
                    <a:srcRect/>
                    <a:stretch>
                      <a:fillRect/>
                    </a:stretch>
                  </pic:blipFill>
                  <pic:spPr>
                    <a:xfrm>
                      <a:off x="0" y="0"/>
                      <a:ext cx="5709285" cy="97790"/>
                    </a:xfrm>
                    <a:prstGeom prst="rect">
                      <a:avLst/>
                    </a:prstGeom>
                    <a:ln/>
                  </pic:spPr>
                </pic:pic>
              </a:graphicData>
            </a:graphic>
          </wp:inline>
        </w:drawing>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b/>
          <w:sz w:val="28"/>
          <w:szCs w:val="28"/>
          <w:lang w:val="lt-LT"/>
        </w:rPr>
        <w:t>Infliacijos, skaičiuotos pagal SVKI,</w:t>
      </w:r>
      <w:r w:rsidRPr="00C367F6">
        <w:rPr>
          <w:rFonts w:ascii="Microsoft Sans Serif" w:eastAsia="Times New Roman" w:hAnsi="Microsoft Sans Serif" w:cs="Microsoft Sans Serif"/>
          <w:sz w:val="28"/>
          <w:szCs w:val="28"/>
          <w:lang w:val="lt-LT"/>
        </w:rPr>
        <w:t xml:space="preserve"> </w:t>
      </w:r>
      <w:r w:rsidRPr="00C367F6">
        <w:rPr>
          <w:rFonts w:ascii="Microsoft Sans Serif" w:eastAsia="Times New Roman" w:hAnsi="Microsoft Sans Serif" w:cs="Microsoft Sans Serif"/>
          <w:b/>
          <w:sz w:val="28"/>
          <w:szCs w:val="28"/>
          <w:lang w:val="lt-LT"/>
        </w:rPr>
        <w:t>ekonometriniai modeliai</w:t>
      </w: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b/>
          <w:sz w:val="24"/>
          <w:szCs w:val="24"/>
          <w:lang w:val="lt-LT"/>
        </w:rPr>
        <w:t>Inflation’s, measured by HICP, econometric models</w:t>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0" distB="0" distL="114300" distR="114300">
            <wp:extent cx="5755005" cy="93980"/>
            <wp:effectExtent l="0" t="0" r="0" b="0"/>
            <wp:docPr id="100" name="image190.png" descr="C:\Program Files (x86)\Microsoft Office\MEDIA\OFFICE12\Lines\BD21448_.gif"/>
            <wp:cNvGraphicFramePr/>
            <a:graphic xmlns:a="http://schemas.openxmlformats.org/drawingml/2006/main">
              <a:graphicData uri="http://schemas.openxmlformats.org/drawingml/2006/picture">
                <pic:pic xmlns:pic="http://schemas.openxmlformats.org/drawingml/2006/picture">
                  <pic:nvPicPr>
                    <pic:cNvPr id="0" name="image190.png" descr="C:\Program Files (x86)\Microsoft Office\MEDIA\OFFICE12\Lines\BD21448_.gif"/>
                    <pic:cNvPicPr preferRelativeResize="0"/>
                  </pic:nvPicPr>
                  <pic:blipFill>
                    <a:blip r:embed="rId8" cstate="print"/>
                    <a:srcRect/>
                    <a:stretch>
                      <a:fillRect/>
                    </a:stretch>
                  </pic:blipFill>
                  <pic:spPr>
                    <a:xfrm>
                      <a:off x="0" y="0"/>
                      <a:ext cx="5755005" cy="93980"/>
                    </a:xfrm>
                    <a:prstGeom prst="rect">
                      <a:avLst/>
                    </a:prstGeom>
                    <a:ln/>
                  </pic:spPr>
                </pic:pic>
              </a:graphicData>
            </a:graphic>
          </wp:inline>
        </w:drawing>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ind w:left="567" w:right="-46"/>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Parengė:</w:t>
      </w:r>
      <w:r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ab/>
        <w:t xml:space="preserve">         Vadovas:</w:t>
      </w: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Mantautas Rimkus</w:t>
      </w:r>
      <w:r w:rsidRPr="00C367F6">
        <w:rPr>
          <w:rFonts w:ascii="Microsoft Sans Serif" w:eastAsia="Times New Roman" w:hAnsi="Microsoft Sans Serif" w:cs="Microsoft Sans Serif"/>
          <w:sz w:val="24"/>
          <w:szCs w:val="24"/>
          <w:lang w:val="lt-LT"/>
        </w:rPr>
        <w:tab/>
      </w:r>
      <w:r w:rsidRPr="00C367F6">
        <w:rPr>
          <w:rFonts w:ascii="Microsoft Sans Serif" w:eastAsia="Times New Roman" w:hAnsi="Microsoft Sans Serif" w:cs="Microsoft Sans Serif"/>
          <w:sz w:val="24"/>
          <w:szCs w:val="24"/>
          <w:lang w:val="lt-LT"/>
        </w:rPr>
        <w:tab/>
      </w:r>
      <w:r w:rsidRPr="00C367F6">
        <w:rPr>
          <w:rFonts w:ascii="Microsoft Sans Serif" w:eastAsia="Times New Roman" w:hAnsi="Microsoft Sans Serif" w:cs="Microsoft Sans Serif"/>
          <w:sz w:val="24"/>
          <w:szCs w:val="24"/>
          <w:lang w:val="lt-LT"/>
        </w:rPr>
        <w:tab/>
      </w:r>
      <w:r w:rsidRPr="00C367F6">
        <w:rPr>
          <w:rFonts w:ascii="Microsoft Sans Serif" w:eastAsia="Times New Roman" w:hAnsi="Microsoft Sans Serif" w:cs="Microsoft Sans Serif"/>
          <w:sz w:val="24"/>
          <w:szCs w:val="24"/>
          <w:lang w:val="lt-LT"/>
        </w:rPr>
        <w:tab/>
      </w:r>
      <w:r w:rsidRPr="00C367F6">
        <w:rPr>
          <w:rFonts w:ascii="Microsoft Sans Serif" w:eastAsia="Times New Roman" w:hAnsi="Microsoft Sans Serif" w:cs="Microsoft Sans Serif"/>
          <w:sz w:val="24"/>
          <w:szCs w:val="24"/>
          <w:lang w:val="lt-LT"/>
        </w:rPr>
        <w:tab/>
        <w:t>lekt. dr. Dmitrij Celov</w:t>
      </w: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Hermanas Vaitiekus</w:t>
      </w: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b/>
          <w:sz w:val="24"/>
          <w:szCs w:val="24"/>
          <w:lang w:val="lt-LT"/>
        </w:rPr>
        <w:t>Vilnius 2015</w:t>
      </w:r>
    </w:p>
    <w:p w:rsidR="00C91667" w:rsidRPr="00C367F6" w:rsidRDefault="00C91667">
      <w:pPr>
        <w:pStyle w:val="Normal1"/>
        <w:spacing w:after="0" w:line="360" w:lineRule="auto"/>
        <w:ind w:left="567"/>
        <w:jc w:val="center"/>
        <w:rPr>
          <w:rFonts w:ascii="Microsoft Sans Serif" w:hAnsi="Microsoft Sans Serif" w:cs="Microsoft Sans Serif"/>
          <w:lang w:val="lt-LT"/>
        </w:rPr>
      </w:pPr>
    </w:p>
    <w:p w:rsidR="00C91667" w:rsidRPr="00C367F6" w:rsidRDefault="00E63D23">
      <w:pPr>
        <w:pStyle w:val="Normal1"/>
        <w:spacing w:after="0" w:line="360" w:lineRule="auto"/>
        <w:ind w:left="567"/>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MATEMATIKOS IR INFORMATIKOS FAKULTETAS</w:t>
      </w:r>
    </w:p>
    <w:p w:rsidR="00C91667" w:rsidRPr="00C367F6" w:rsidRDefault="00E63D23">
      <w:pPr>
        <w:pStyle w:val="Normal1"/>
        <w:spacing w:after="0" w:line="360" w:lineRule="auto"/>
        <w:ind w:left="567"/>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EKONOMETRINĖS ANALIZĖS KATEDRA</w:t>
      </w:r>
    </w:p>
    <w:p w:rsidR="00C91667" w:rsidRPr="00C367F6" w:rsidRDefault="00C91667">
      <w:pPr>
        <w:pStyle w:val="Normal1"/>
        <w:spacing w:after="0" w:line="360" w:lineRule="auto"/>
        <w:ind w:left="567"/>
        <w:jc w:val="center"/>
        <w:rPr>
          <w:rFonts w:ascii="Microsoft Sans Serif" w:hAnsi="Microsoft Sans Serif" w:cs="Microsoft Sans Serif"/>
          <w:lang w:val="lt-LT"/>
        </w:rPr>
      </w:pPr>
    </w:p>
    <w:p w:rsidR="00C91667" w:rsidRPr="00C367F6" w:rsidRDefault="00C91667">
      <w:pPr>
        <w:pStyle w:val="Normal1"/>
        <w:spacing w:after="0" w:line="360" w:lineRule="auto"/>
        <w:ind w:left="567"/>
        <w:jc w:val="center"/>
        <w:rPr>
          <w:rFonts w:ascii="Microsoft Sans Serif" w:hAnsi="Microsoft Sans Serif" w:cs="Microsoft Sans Serif"/>
          <w:lang w:val="lt-LT"/>
        </w:rPr>
      </w:pP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Darbo vadovas, parašas</w:t>
      </w: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sidR="00094F38">
            <w:rPr>
              <w:noProof/>
              <w:lang w:val="lt-LT" w:eastAsia="lt-LT"/>
            </w:rPr>
            <w:drawing>
              <wp:anchor distT="0" distB="0" distL="114300" distR="114300" simplePos="0" relativeHeight="251658240" behindDoc="0" locked="0" layoutInCell="0" hidden="0" allowOverlap="1">
                <wp:simplePos x="0" y="0"/>
                <wp:positionH relativeFrom="margin">
                  <wp:posOffset>1724025</wp:posOffset>
                </wp:positionH>
                <wp:positionV relativeFrom="paragraph">
                  <wp:posOffset>142875</wp:posOffset>
                </wp:positionV>
                <wp:extent cx="4165600" cy="12700"/>
                <wp:effectExtent l="0" t="0" r="0" b="0"/>
                <wp:wrapNone/>
                <wp:docPr id="112" name="Straight Arrow Connector 112"/>
                <wp:cNvGraphicFramePr/>
                <a:graphic xmlns:a="http://schemas.openxmlformats.org/drawingml/2006/main">
                  <a:graphicData uri="http://schemas.microsoft.com/office/word/2010/wordprocessingShape">
                    <wps:wsp>
                      <wps:cNvCnPr/>
                      <wps:spPr>
                        <a:xfrm>
                          <a:off x="3260342" y="3776189"/>
                          <a:ext cx="4171314" cy="762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w:r>
        </mc:Choice>
        <ve:Fallback>
          <w:r w:rsidRPr="00C367F6">
            <w:rPr>
              <w:rFonts w:ascii="Microsoft Sans Serif" w:hAnsi="Microsoft Sans Serif" w:cs="Microsoft Sans Serif"/>
              <w:noProof/>
              <w:lang w:val="lt-LT" w:eastAsia="en-US"/>
            </w:rPr>
            <w:drawing>
              <wp:anchor distT="0" distB="0" distL="114300" distR="114300" simplePos="0" relativeHeight="251658240" behindDoc="0" locked="0" layoutInCell="0" allowOverlap="0">
                <wp:simplePos x="0" y="0"/>
                <wp:positionH relativeFrom="margin">
                  <wp:posOffset>1724025</wp:posOffset>
                </wp:positionH>
                <wp:positionV relativeFrom="paragraph">
                  <wp:posOffset>142875</wp:posOffset>
                </wp:positionV>
                <wp:extent cx="4165600" cy="12700"/>
                <wp:effectExtent l="0" t="0" r="0" b="0"/>
                <wp:wrapNone/>
                <wp:docPr id="112"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9"/>
                        <a:srcRect/>
                        <a:stretch>
                          <a:fillRect/>
                        </a:stretch>
                      </pic:blipFill>
                      <pic:spPr>
                        <a:xfrm>
                          <a:off x="0" y="0"/>
                          <a:ext cx="4165600" cy="12700"/>
                        </a:xfrm>
                        <a:prstGeom prst="rect">
                          <a:avLst/>
                        </a:prstGeom>
                        <a:ln/>
                      </pic:spPr>
                    </pic:pic>
                  </a:graphicData>
                </a:graphic>
              </wp:anchor>
            </w:drawing>
          </w:r>
        </ve:Fallback>
      </ve:AlternateContent>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Darbo vadovo įvertinimas</w:t>
      </w:r>
      <w:r w:rsidRPr="00C367F6">
        <w:rPr>
          <w:rFonts w:ascii="Microsoft Sans Serif" w:eastAsia="Times New Roman" w:hAnsi="Microsoft Sans Serif" w:cs="Microsoft Sans Serif"/>
          <w:sz w:val="20"/>
          <w:szCs w:val="20"/>
          <w:lang w:val="lt-LT"/>
        </w:rPr>
        <w:t xml:space="preserve"> </w:t>
      </w: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sidR="00094F38">
            <w:rPr>
              <w:noProof/>
              <w:lang w:val="lt-LT" w:eastAsia="lt-LT"/>
            </w:rPr>
            <w:drawing>
              <wp:anchor distT="0" distB="0" distL="114300" distR="114300" simplePos="0" relativeHeight="251659264" behindDoc="0" locked="0" layoutInCell="0" hidden="0" allowOverlap="1">
                <wp:simplePos x="0" y="0"/>
                <wp:positionH relativeFrom="margin">
                  <wp:posOffset>1905000</wp:posOffset>
                </wp:positionH>
                <wp:positionV relativeFrom="paragraph">
                  <wp:posOffset>142875</wp:posOffset>
                </wp:positionV>
                <wp:extent cx="1028700" cy="12700"/>
                <wp:effectExtent l="0" t="0" r="0" b="0"/>
                <wp:wrapNone/>
                <wp:docPr id="111" name="Straight Arrow Connector 111"/>
                <wp:cNvGraphicFramePr/>
                <a:graphic xmlns:a="http://schemas.openxmlformats.org/drawingml/2006/main">
                  <a:graphicData uri="http://schemas.microsoft.com/office/word/2010/wordprocessingShape">
                    <wps:wsp>
                      <wps:cNvCnPr/>
                      <wps:spPr>
                        <a:xfrm>
                          <a:off x="4828157" y="3780000"/>
                          <a:ext cx="1035685"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w:r>
        </mc:Choice>
        <ve:Fallback>
          <w:r w:rsidRPr="00C367F6">
            <w:rPr>
              <w:rFonts w:ascii="Microsoft Sans Serif" w:hAnsi="Microsoft Sans Serif" w:cs="Microsoft Sans Serif"/>
              <w:noProof/>
              <w:lang w:val="lt-LT" w:eastAsia="en-US"/>
            </w:rPr>
            <w:drawing>
              <wp:anchor distT="0" distB="0" distL="114300" distR="114300" simplePos="0" relativeHeight="251659264" behindDoc="0" locked="0" layoutInCell="0" allowOverlap="0">
                <wp:simplePos x="0" y="0"/>
                <wp:positionH relativeFrom="margin">
                  <wp:posOffset>1905000</wp:posOffset>
                </wp:positionH>
                <wp:positionV relativeFrom="paragraph">
                  <wp:posOffset>142875</wp:posOffset>
                </wp:positionV>
                <wp:extent cx="1028700" cy="12700"/>
                <wp:effectExtent l="0" t="0" r="0" b="0"/>
                <wp:wrapNone/>
                <wp:docPr id="111"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9"/>
                        <a:srcRect/>
                        <a:stretch>
                          <a:fillRect/>
                        </a:stretch>
                      </pic:blipFill>
                      <pic:spPr>
                        <a:xfrm>
                          <a:off x="0" y="0"/>
                          <a:ext cx="1028700" cy="12700"/>
                        </a:xfrm>
                        <a:prstGeom prst="rect">
                          <a:avLst/>
                        </a:prstGeom>
                        <a:ln/>
                      </pic:spPr>
                    </pic:pic>
                  </a:graphicData>
                </a:graphic>
              </wp:anchor>
            </w:drawing>
          </w:r>
        </ve:Fallback>
      </ve:AlternateContent>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Darbas apgintas</w:t>
      </w: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sidR="00094F38">
            <w:rPr>
              <w:noProof/>
              <w:lang w:val="lt-LT" w:eastAsia="lt-LT"/>
            </w:rPr>
            <w:drawing>
              <wp:anchor distT="0" distB="0" distL="114300" distR="114300" simplePos="0" relativeHeight="251660288" behindDoc="0" locked="0" layoutInCell="0" hidden="0" allowOverlap="1">
                <wp:simplePos x="0" y="0"/>
                <wp:positionH relativeFrom="margin">
                  <wp:posOffset>1257300</wp:posOffset>
                </wp:positionH>
                <wp:positionV relativeFrom="paragraph">
                  <wp:posOffset>152400</wp:posOffset>
                </wp:positionV>
                <wp:extent cx="1079500" cy="12700"/>
                <wp:effectExtent l="0" t="0" r="0" b="0"/>
                <wp:wrapNone/>
                <wp:docPr id="114" name="Straight Arrow Connector 114"/>
                <wp:cNvGraphicFramePr/>
                <a:graphic xmlns:a="http://schemas.openxmlformats.org/drawingml/2006/main">
                  <a:graphicData uri="http://schemas.microsoft.com/office/word/2010/wordprocessingShape">
                    <wps:wsp>
                      <wps:cNvCnPr/>
                      <wps:spPr>
                        <a:xfrm>
                          <a:off x="4805614" y="3780000"/>
                          <a:ext cx="1080770"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w:r>
        </mc:Choice>
        <ve:Fallback>
          <w:r w:rsidRPr="00C367F6">
            <w:rPr>
              <w:rFonts w:ascii="Microsoft Sans Serif" w:hAnsi="Microsoft Sans Serif" w:cs="Microsoft Sans Serif"/>
              <w:noProof/>
              <w:lang w:val="lt-LT" w:eastAsia="en-US"/>
            </w:rPr>
            <w:drawing>
              <wp:anchor distT="0" distB="0" distL="114300" distR="114300" simplePos="0" relativeHeight="251660288" behindDoc="0" locked="0" layoutInCell="0" allowOverlap="0">
                <wp:simplePos x="0" y="0"/>
                <wp:positionH relativeFrom="margin">
                  <wp:posOffset>1257300</wp:posOffset>
                </wp:positionH>
                <wp:positionV relativeFrom="paragraph">
                  <wp:posOffset>152400</wp:posOffset>
                </wp:positionV>
                <wp:extent cx="1079500" cy="12700"/>
                <wp:effectExtent l="0" t="0" r="0" b="0"/>
                <wp:wrapNone/>
                <wp:docPr id="114"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9"/>
                        <a:srcRect/>
                        <a:stretch>
                          <a:fillRect/>
                        </a:stretch>
                      </pic:blipFill>
                      <pic:spPr>
                        <a:xfrm>
                          <a:off x="0" y="0"/>
                          <a:ext cx="1079500" cy="12700"/>
                        </a:xfrm>
                        <a:prstGeom prst="rect">
                          <a:avLst/>
                        </a:prstGeom>
                        <a:ln/>
                      </pic:spPr>
                    </pic:pic>
                  </a:graphicData>
                </a:graphic>
              </wp:anchor>
            </w:drawing>
          </w:r>
        </ve:Fallback>
      </ve:AlternateContent>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Darbas įvertintas</w:t>
      </w: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sidR="00094F38">
            <w:rPr>
              <w:noProof/>
              <w:lang w:val="lt-LT" w:eastAsia="lt-LT"/>
            </w:rPr>
            <w:drawing>
              <wp:anchor distT="0" distB="0" distL="114300" distR="114300" simplePos="0" relativeHeight="251661312" behindDoc="0" locked="0" layoutInCell="0" hidden="0" allowOverlap="1">
                <wp:simplePos x="0" y="0"/>
                <wp:positionH relativeFrom="margin">
                  <wp:posOffset>1338263</wp:posOffset>
                </wp:positionH>
                <wp:positionV relativeFrom="paragraph">
                  <wp:posOffset>133350</wp:posOffset>
                </wp:positionV>
                <wp:extent cx="1016000" cy="12700"/>
                <wp:effectExtent l="0" t="0" r="0" b="0"/>
                <wp:wrapNone/>
                <wp:docPr id="113" name="Straight Arrow Connector 113"/>
                <wp:cNvGraphicFramePr/>
                <a:graphic xmlns:a="http://schemas.openxmlformats.org/drawingml/2006/main">
                  <a:graphicData uri="http://schemas.microsoft.com/office/word/2010/wordprocessingShape">
                    <wps:wsp>
                      <wps:cNvCnPr/>
                      <wps:spPr>
                        <a:xfrm>
                          <a:off x="4831967" y="3780000"/>
                          <a:ext cx="1028064"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w:r>
        </mc:Choice>
        <ve:Fallback>
          <w:r w:rsidRPr="00C367F6">
            <w:rPr>
              <w:rFonts w:ascii="Microsoft Sans Serif" w:hAnsi="Microsoft Sans Serif" w:cs="Microsoft Sans Serif"/>
              <w:noProof/>
              <w:lang w:val="lt-LT" w:eastAsia="en-US"/>
            </w:rPr>
            <w:drawing>
              <wp:anchor distT="0" distB="0" distL="114300" distR="114300" simplePos="0" relativeHeight="251661312" behindDoc="0" locked="0" layoutInCell="0" allowOverlap="0">
                <wp:simplePos x="0" y="0"/>
                <wp:positionH relativeFrom="margin">
                  <wp:posOffset>1338263</wp:posOffset>
                </wp:positionH>
                <wp:positionV relativeFrom="paragraph">
                  <wp:posOffset>133350</wp:posOffset>
                </wp:positionV>
                <wp:extent cx="1016000" cy="12700"/>
                <wp:effectExtent l="0" t="0" r="0" b="0"/>
                <wp:wrapNone/>
                <wp:docPr id="113"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9"/>
                        <a:srcRect/>
                        <a:stretch>
                          <a:fillRect/>
                        </a:stretch>
                      </pic:blipFill>
                      <pic:spPr>
                        <a:xfrm>
                          <a:off x="0" y="0"/>
                          <a:ext cx="1016000" cy="12700"/>
                        </a:xfrm>
                        <a:prstGeom prst="rect">
                          <a:avLst/>
                        </a:prstGeom>
                        <a:ln/>
                      </pic:spPr>
                    </pic:pic>
                  </a:graphicData>
                </a:graphic>
              </wp:anchor>
            </w:drawing>
          </w:r>
        </ve:Fallback>
      </ve:AlternateContent>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Registravimo Nr.</w:t>
      </w: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sidR="00094F38">
            <w:rPr>
              <w:noProof/>
              <w:lang w:val="lt-LT" w:eastAsia="lt-LT"/>
            </w:rPr>
            <w:drawing>
              <wp:anchor distT="0" distB="0" distL="114300" distR="114300" simplePos="0" relativeHeight="251662336" behindDoc="0" locked="0" layoutInCell="0" hidden="0" allowOverlap="1">
                <wp:simplePos x="0" y="0"/>
                <wp:positionH relativeFrom="margin">
                  <wp:posOffset>1343025</wp:posOffset>
                </wp:positionH>
                <wp:positionV relativeFrom="paragraph">
                  <wp:posOffset>142875</wp:posOffset>
                </wp:positionV>
                <wp:extent cx="1181100" cy="12700"/>
                <wp:effectExtent l="0" t="0" r="0" b="0"/>
                <wp:wrapNone/>
                <wp:docPr id="116" name="Straight Arrow Connector 116"/>
                <wp:cNvGraphicFramePr/>
                <a:graphic xmlns:a="http://schemas.openxmlformats.org/drawingml/2006/main">
                  <a:graphicData uri="http://schemas.microsoft.com/office/word/2010/wordprocessingShape">
                    <wps:wsp>
                      <wps:cNvCnPr/>
                      <wps:spPr>
                        <a:xfrm>
                          <a:off x="4752592" y="3780000"/>
                          <a:ext cx="1186814"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w:r>
        </mc:Choice>
        <ve:Fallback>
          <w:r w:rsidRPr="00C367F6">
            <w:rPr>
              <w:rFonts w:ascii="Microsoft Sans Serif" w:hAnsi="Microsoft Sans Serif" w:cs="Microsoft Sans Serif"/>
              <w:noProof/>
              <w:lang w:val="lt-LT" w:eastAsia="en-US"/>
            </w:rPr>
            <w:drawing>
              <wp:anchor distT="0" distB="0" distL="114300" distR="114300" simplePos="0" relativeHeight="251662336" behindDoc="0" locked="0" layoutInCell="0" allowOverlap="0">
                <wp:simplePos x="0" y="0"/>
                <wp:positionH relativeFrom="margin">
                  <wp:posOffset>1343025</wp:posOffset>
                </wp:positionH>
                <wp:positionV relativeFrom="paragraph">
                  <wp:posOffset>142875</wp:posOffset>
                </wp:positionV>
                <wp:extent cx="1181100" cy="12700"/>
                <wp:effectExtent l="0" t="0" r="0" b="0"/>
                <wp:wrapNone/>
                <wp:docPr id="116"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9"/>
                        <a:srcRect/>
                        <a:stretch>
                          <a:fillRect/>
                        </a:stretch>
                      </pic:blipFill>
                      <pic:spPr>
                        <a:xfrm>
                          <a:off x="0" y="0"/>
                          <a:ext cx="1181100" cy="12700"/>
                        </a:xfrm>
                        <a:prstGeom prst="rect">
                          <a:avLst/>
                        </a:prstGeom>
                        <a:ln/>
                      </pic:spPr>
                    </pic:pic>
                  </a:graphicData>
                </a:graphic>
              </wp:anchor>
            </w:drawing>
          </w:r>
        </ve:Fallback>
      </ve:AlternateContent>
    </w:p>
    <w:p w:rsidR="00C91667" w:rsidRPr="00C367F6" w:rsidRDefault="00C91667">
      <w:pPr>
        <w:pStyle w:val="Normal1"/>
        <w:spacing w:after="0" w:line="360" w:lineRule="auto"/>
        <w:ind w:left="567"/>
        <w:rPr>
          <w:rFonts w:ascii="Microsoft Sans Serif" w:hAnsi="Microsoft Sans Serif" w:cs="Microsoft Sans Serif"/>
          <w:lang w:val="lt-LT"/>
        </w:rPr>
      </w:pPr>
    </w:p>
    <w:p w:rsidR="00E63D23" w:rsidRPr="00C367F6" w:rsidRDefault="00E63D23" w:rsidP="00E63D23">
      <w:pPr>
        <w:pStyle w:val="Normal1"/>
        <w:spacing w:after="0" w:line="360" w:lineRule="auto"/>
        <w:ind w:left="567"/>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Atidavimo į Katedrą data</w:t>
      </w:r>
    </w:p>
    <w:p w:rsidR="00E63D23" w:rsidRPr="00C367F6" w:rsidRDefault="00E63D23" w:rsidP="00E63D23">
      <w:pPr>
        <w:pStyle w:val="Normal1"/>
        <w:spacing w:after="0" w:line="360" w:lineRule="auto"/>
        <w:ind w:left="567"/>
        <w:rPr>
          <w:rFonts w:ascii="Microsoft Sans Serif" w:eastAsia="Times New Roman" w:hAnsi="Microsoft Sans Serif" w:cs="Microsoft Sans Serif"/>
          <w:sz w:val="24"/>
          <w:szCs w:val="24"/>
          <w:lang w:val="lt-LT"/>
        </w:rPr>
      </w:pPr>
    </w:p>
    <w:p w:rsidR="00C91667" w:rsidRPr="00C367F6" w:rsidRDefault="00094F38" w:rsidP="00E63D23">
      <w:pPr>
        <w:pStyle w:val="Normal1"/>
        <w:spacing w:after="0" w:line="360" w:lineRule="auto"/>
        <w:ind w:left="567"/>
        <w:rPr>
          <w:rFonts w:ascii="Microsoft Sans Serif" w:eastAsia="Times New Roman" w:hAnsi="Microsoft Sans Serif" w:cs="Microsoft Sans Serif"/>
          <w:sz w:val="24"/>
          <w:szCs w:val="24"/>
          <w:lang w:val="lt-LT"/>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Pr>
              <w:rFonts w:ascii="Microsoft Sans Serif" w:eastAsia="Times New Roman" w:hAnsi="Microsoft Sans Serif" w:cs="Microsoft Sans Serif"/>
              <w:noProof/>
              <w:sz w:val="24"/>
              <w:szCs w:val="24"/>
              <w:lang w:val="lt-LT" w:eastAsia="lt-LT"/>
            </w:rPr>
            <w:drawing>
              <wp:anchor distT="0" distB="0" distL="114300" distR="114300" simplePos="0" relativeHeight="251663360" behindDoc="0" locked="0" layoutInCell="0" hidden="0" allowOverlap="1">
                <wp:simplePos x="0" y="0"/>
                <wp:positionH relativeFrom="margin">
                  <wp:posOffset>1800225</wp:posOffset>
                </wp:positionH>
                <wp:positionV relativeFrom="paragraph">
                  <wp:posOffset>171450</wp:posOffset>
                </wp:positionV>
                <wp:extent cx="965200" cy="12700"/>
                <wp:effectExtent l="0" t="0" r="0" b="0"/>
                <wp:wrapNone/>
                <wp:docPr id="115" name="Straight Arrow Connector 115"/>
                <wp:cNvGraphicFramePr/>
                <a:graphic xmlns:a="http://schemas.openxmlformats.org/drawingml/2006/main">
                  <a:graphicData uri="http://schemas.microsoft.com/office/word/2010/wordprocessingShape">
                    <wps:wsp>
                      <wps:cNvCnPr/>
                      <wps:spPr>
                        <a:xfrm>
                          <a:off x="4862448" y="3780000"/>
                          <a:ext cx="967104" cy="0"/>
                        </a:xfrm>
                        <a:prstGeom prst="straightConnector1">
                          <a:avLst/>
                        </a:prstGeom>
                        <a:noFill/>
                        <a:ln w="9525" cap="flat" cmpd="sng">
                          <a:solidFill>
                            <a:srgbClr val="000000"/>
                          </a:solidFill>
                          <a:prstDash val="solid"/>
                          <a:miter/>
                          <a:headEnd type="none" w="med" len="med"/>
                          <a:tailEnd type="none" w="med" len="med"/>
                        </a:ln>
                      </wps:spPr>
                      <wps:bodyPr/>
                    </wps:wsp>
                  </a:graphicData>
                </a:graphic>
              </wp:anchor>
            </w:drawing>
          </w:r>
        </mc:Choice>
        <ve:Fallback>
          <w:r w:rsidRPr="00C367F6">
            <w:rPr>
              <w:rFonts w:ascii="Microsoft Sans Serif" w:hAnsi="Microsoft Sans Serif" w:cs="Microsoft Sans Serif"/>
              <w:noProof/>
              <w:lang w:val="lt-LT" w:eastAsia="en-US"/>
            </w:rPr>
            <w:drawing>
              <wp:anchor distT="0" distB="0" distL="114300" distR="114300" simplePos="0" relativeHeight="251663360" behindDoc="0" locked="0" layoutInCell="0" allowOverlap="0">
                <wp:simplePos x="0" y="0"/>
                <wp:positionH relativeFrom="margin">
                  <wp:posOffset>1800225</wp:posOffset>
                </wp:positionH>
                <wp:positionV relativeFrom="paragraph">
                  <wp:posOffset>171450</wp:posOffset>
                </wp:positionV>
                <wp:extent cx="965200" cy="12700"/>
                <wp:effectExtent l="0" t="0" r="0" b="0"/>
                <wp:wrapNone/>
                <wp:docPr id="115"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9"/>
                        <a:srcRect/>
                        <a:stretch>
                          <a:fillRect/>
                        </a:stretch>
                      </pic:blipFill>
                      <pic:spPr>
                        <a:xfrm>
                          <a:off x="0" y="0"/>
                          <a:ext cx="965200" cy="12700"/>
                        </a:xfrm>
                        <a:prstGeom prst="rect">
                          <a:avLst/>
                        </a:prstGeom>
                        <a:ln/>
                      </pic:spPr>
                    </pic:pic>
                  </a:graphicData>
                </a:graphic>
              </wp:anchor>
            </w:drawing>
          </w:r>
        </ve:Fallback>
      </ve:AlternateContent>
    </w:p>
    <w:sdt>
      <w:sdtPr>
        <w:rPr>
          <w:rFonts w:ascii="Microsoft Sans Serif" w:eastAsia="Calibri" w:hAnsi="Microsoft Sans Serif" w:cs="Microsoft Sans Serif"/>
          <w:b w:val="0"/>
          <w:bCs w:val="0"/>
          <w:color w:val="000000"/>
          <w:sz w:val="22"/>
          <w:szCs w:val="22"/>
          <w:lang w:val="lt-LT" w:eastAsia="en-GB"/>
        </w:rPr>
        <w:id w:val="321355923"/>
        <w:docPartObj>
          <w:docPartGallery w:val="Table of Contents"/>
          <w:docPartUnique/>
        </w:docPartObj>
      </w:sdtPr>
      <w:sdtContent>
        <w:p w:rsidR="00E63D23" w:rsidRPr="00C367F6" w:rsidRDefault="00E63D23" w:rsidP="00E63D23">
          <w:pPr>
            <w:pStyle w:val="TOCHeading"/>
            <w:jc w:val="center"/>
            <w:rPr>
              <w:rFonts w:ascii="Microsoft Sans Serif" w:hAnsi="Microsoft Sans Serif" w:cs="Microsoft Sans Serif"/>
              <w:lang w:val="lt-LT"/>
            </w:rPr>
          </w:pPr>
          <w:r w:rsidRPr="00C367F6">
            <w:rPr>
              <w:rFonts w:ascii="Microsoft Sans Serif" w:hAnsi="Microsoft Sans Serif" w:cs="Microsoft Sans Serif"/>
              <w:color w:val="000000" w:themeColor="text1"/>
              <w:lang w:val="lt-LT"/>
            </w:rPr>
            <w:t>Turinys</w:t>
          </w:r>
          <w:bookmarkStart w:id="0" w:name="_GoBack"/>
          <w:bookmarkEnd w:id="0"/>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r w:rsidRPr="00C367F6">
            <w:rPr>
              <w:rFonts w:ascii="Microsoft Sans Serif" w:hAnsi="Microsoft Sans Serif" w:cs="Microsoft Sans Serif"/>
              <w:lang w:val="lt-LT"/>
            </w:rPr>
            <w:fldChar w:fldCharType="begin"/>
          </w:r>
          <w:r w:rsidR="00E63D23" w:rsidRPr="00C367F6">
            <w:rPr>
              <w:rFonts w:ascii="Microsoft Sans Serif" w:hAnsi="Microsoft Sans Serif" w:cs="Microsoft Sans Serif"/>
              <w:lang w:val="lt-LT"/>
            </w:rPr>
            <w:instrText xml:space="preserve"> TOC \o "1-3" \h \z \u </w:instrText>
          </w:r>
          <w:r w:rsidRPr="00C367F6">
            <w:rPr>
              <w:rFonts w:ascii="Microsoft Sans Serif" w:hAnsi="Microsoft Sans Serif" w:cs="Microsoft Sans Serif"/>
              <w:lang w:val="lt-LT"/>
            </w:rPr>
            <w:fldChar w:fldCharType="separate"/>
          </w:r>
          <w:hyperlink w:anchor="_Toc436578911" w:history="1">
            <w:r w:rsidR="00E63D23" w:rsidRPr="00C367F6">
              <w:rPr>
                <w:rStyle w:val="Hyperlink"/>
                <w:rFonts w:ascii="Microsoft Sans Serif" w:eastAsia="Times New Roman" w:hAnsi="Microsoft Sans Serif" w:cs="Microsoft Sans Serif"/>
                <w:noProof/>
                <w:lang w:val="lt-LT"/>
              </w:rPr>
              <w:t>SANTRAUKA</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_Toc436578911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3</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12" w:history="1">
            <w:r w:rsidR="00E63D23" w:rsidRPr="00C367F6">
              <w:rPr>
                <w:rStyle w:val="Hyperlink"/>
                <w:rFonts w:ascii="Microsoft Sans Serif" w:eastAsia="Times New Roman" w:hAnsi="Microsoft Sans Serif" w:cs="Microsoft Sans Serif"/>
                <w:noProof/>
                <w:lang w:val="lt-LT"/>
              </w:rPr>
              <w:t>1. ĮVADAS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_Toc436578912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4</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13" w:history="1">
            <w:r w:rsidR="00E63D23" w:rsidRPr="00C367F6">
              <w:rPr>
                <w:rStyle w:val="Hyperlink"/>
                <w:rFonts w:ascii="Microsoft Sans Serif" w:hAnsi="Microsoft Sans Serif" w:cs="Microsoft Sans Serif"/>
                <w:noProof/>
                <w:lang w:val="lt-LT"/>
              </w:rPr>
              <w:t>2. NAUJOJI KEINSISTŲ FILIPSO KREIVĖ IR BALASSO-SAMUELSENO EFEKTAS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_Toc436578913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5</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14" w:history="1">
            <w:r w:rsidR="00E63D23" w:rsidRPr="00C367F6">
              <w:rPr>
                <w:rStyle w:val="Hyperlink"/>
                <w:rFonts w:ascii="Microsoft Sans Serif" w:hAnsi="Microsoft Sans Serif" w:cs="Microsoft Sans Serif"/>
                <w:noProof/>
                <w:lang w:val="lt-LT"/>
              </w:rPr>
              <w:t>2.1 Naujoji Keinsistų Filipso kreivė</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_Toc436578914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5</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15" w:history="1">
            <w:r w:rsidR="00E63D23" w:rsidRPr="00C367F6">
              <w:rPr>
                <w:rStyle w:val="Hyperlink"/>
                <w:rFonts w:ascii="Microsoft Sans Serif" w:eastAsia="Times New Roman" w:hAnsi="Microsoft Sans Serif" w:cs="Microsoft Sans Serif"/>
                <w:noProof/>
                <w:lang w:val="lt-LT"/>
              </w:rPr>
              <w:t>2.2 Balassa-Samuelson efektas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_Toc436578915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8</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16" w:history="1">
            <w:r w:rsidR="00E63D23" w:rsidRPr="00C367F6">
              <w:rPr>
                <w:rStyle w:val="Hyperlink"/>
                <w:rFonts w:ascii="Microsoft Sans Serif" w:hAnsi="Microsoft Sans Serif" w:cs="Microsoft Sans Serif"/>
                <w:noProof/>
                <w:lang w:val="lt-LT"/>
              </w:rPr>
              <w:t>3. APDIRBAMOSIOS PRAMONĖS IR PASLAUGŲ SEKTORIAI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_Toc436578916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10</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17" w:history="1">
            <w:r w:rsidR="00E63D23" w:rsidRPr="00C367F6">
              <w:rPr>
                <w:rStyle w:val="Hyperlink"/>
                <w:rFonts w:ascii="Microsoft Sans Serif" w:eastAsia="Times New Roman" w:hAnsi="Microsoft Sans Serif" w:cs="Microsoft Sans Serif"/>
                <w:noProof/>
                <w:lang w:val="lt-LT"/>
              </w:rPr>
              <w:t>4. APDIRBAMOSIOS PRAMONĖS IR PASLAUGŲ SEKTORIŲ APRAŠOMOJI ANALIZĖ LIETUVOS ATVĖJU</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_Toc436578917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11</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18" w:history="1">
            <w:r w:rsidR="00E63D23" w:rsidRPr="00C367F6">
              <w:rPr>
                <w:rStyle w:val="Hyperlink"/>
                <w:rFonts w:ascii="Microsoft Sans Serif" w:eastAsia="Times New Roman" w:hAnsi="Microsoft Sans Serif" w:cs="Microsoft Sans Serif"/>
                <w:noProof/>
                <w:lang w:val="lt-LT"/>
              </w:rPr>
              <w:t>4.1. Suderintas vartotojų kainų indeksas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_Toc436578918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11</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19" w:history="1">
            <w:r w:rsidR="00E63D23" w:rsidRPr="00C367F6">
              <w:rPr>
                <w:rStyle w:val="Hyperlink"/>
                <w:rFonts w:ascii="Microsoft Sans Serif" w:eastAsia="Times New Roman" w:hAnsi="Microsoft Sans Serif" w:cs="Microsoft Sans Serif"/>
                <w:noProof/>
                <w:lang w:val="lt-LT"/>
              </w:rPr>
              <w:t>4.2. Infliacija</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_Toc436578919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12</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20" w:history="1">
            <w:r w:rsidR="00E63D23" w:rsidRPr="00C367F6">
              <w:rPr>
                <w:rStyle w:val="Hyperlink"/>
                <w:rFonts w:ascii="Microsoft Sans Serif" w:eastAsia="Times New Roman" w:hAnsi="Microsoft Sans Serif" w:cs="Microsoft Sans Serif"/>
                <w:noProof/>
                <w:lang w:val="lt-LT"/>
              </w:rPr>
              <w:t>4.3 Infliacija ir realioji darbo vieneto kaina</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_Toc436578920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13</w:t>
            </w:r>
            <w:r w:rsidRPr="00C367F6">
              <w:rPr>
                <w:rFonts w:ascii="Microsoft Sans Serif" w:hAnsi="Microsoft Sans Serif" w:cs="Microsoft Sans Serif"/>
                <w:noProof/>
                <w:webHidden/>
                <w:lang w:val="lt-LT"/>
              </w:rPr>
              <w:fldChar w:fldCharType="end"/>
            </w:r>
          </w:hyperlink>
        </w:p>
        <w:p w:rsidR="00E63D23" w:rsidRPr="00C367F6" w:rsidRDefault="00331C70">
          <w:pPr>
            <w:pStyle w:val="TOC3"/>
            <w:tabs>
              <w:tab w:val="right" w:leader="dot" w:pos="9346"/>
            </w:tabs>
            <w:rPr>
              <w:rFonts w:ascii="Microsoft Sans Serif" w:eastAsiaTheme="minorEastAsia" w:hAnsi="Microsoft Sans Serif" w:cs="Microsoft Sans Serif"/>
              <w:noProof/>
              <w:color w:val="auto"/>
              <w:lang w:val="lt-LT"/>
            </w:rPr>
          </w:pPr>
          <w:hyperlink w:anchor="_Toc436578921" w:history="1">
            <w:r w:rsidR="00E63D23" w:rsidRPr="00C367F6">
              <w:rPr>
                <w:rStyle w:val="Hyperlink"/>
                <w:rFonts w:ascii="Microsoft Sans Serif" w:eastAsia="Times New Roman" w:hAnsi="Microsoft Sans Serif" w:cs="Microsoft Sans Serif"/>
                <w:noProof/>
                <w:lang w:val="lt-LT"/>
              </w:rPr>
              <w:t>4.3.1. Apdirbamosios pramonės sektoriaus atvejis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_Toc436578921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13</w:t>
            </w:r>
            <w:r w:rsidRPr="00C367F6">
              <w:rPr>
                <w:rFonts w:ascii="Microsoft Sans Serif" w:hAnsi="Microsoft Sans Serif" w:cs="Microsoft Sans Serif"/>
                <w:noProof/>
                <w:webHidden/>
                <w:lang w:val="lt-LT"/>
              </w:rPr>
              <w:fldChar w:fldCharType="end"/>
            </w:r>
          </w:hyperlink>
        </w:p>
        <w:p w:rsidR="00E63D23" w:rsidRPr="00C367F6" w:rsidRDefault="00331C70">
          <w:pPr>
            <w:pStyle w:val="TOC3"/>
            <w:tabs>
              <w:tab w:val="right" w:leader="dot" w:pos="9346"/>
            </w:tabs>
            <w:rPr>
              <w:rFonts w:ascii="Microsoft Sans Serif" w:eastAsiaTheme="minorEastAsia" w:hAnsi="Microsoft Sans Serif" w:cs="Microsoft Sans Serif"/>
              <w:noProof/>
              <w:color w:val="auto"/>
              <w:lang w:val="lt-LT"/>
            </w:rPr>
          </w:pPr>
          <w:hyperlink w:anchor="_Toc436578922" w:history="1">
            <w:r w:rsidR="00E63D23" w:rsidRPr="00C367F6">
              <w:rPr>
                <w:rStyle w:val="Hyperlink"/>
                <w:rFonts w:ascii="Microsoft Sans Serif" w:hAnsi="Microsoft Sans Serif" w:cs="Microsoft Sans Serif"/>
                <w:noProof/>
                <w:lang w:val="lt-LT"/>
              </w:rPr>
              <w:t>4.3.2. Paslaugų sektoriaus atvejis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_Toc436578922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14</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23" w:history="1">
            <w:r w:rsidR="00E63D23" w:rsidRPr="00C367F6">
              <w:rPr>
                <w:rStyle w:val="Hyperlink"/>
                <w:rFonts w:ascii="Microsoft Sans Serif" w:eastAsia="Times New Roman" w:hAnsi="Microsoft Sans Serif" w:cs="Microsoft Sans Serif"/>
                <w:noProof/>
                <w:lang w:val="lt-LT"/>
              </w:rPr>
              <w:t>5. VARTOTOJŲ KAINŲ INFLIACIJOS APDIRBAMOSIOS PRAMONĖS IR PASLAUGŲ SEKTORIUOSE ANALIZĖ</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_Toc436578923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15</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24" w:history="1">
            <w:r w:rsidR="00E63D23" w:rsidRPr="00C367F6">
              <w:rPr>
                <w:rStyle w:val="Hyperlink"/>
                <w:rFonts w:ascii="Microsoft Sans Serif" w:hAnsi="Microsoft Sans Serif" w:cs="Microsoft Sans Serif"/>
                <w:noProof/>
                <w:lang w:val="lt-LT"/>
              </w:rPr>
              <w:t>5.1 Naujųjų Keinsistų Filipso kreivės modelio taikymas Lietuvos apdirbamosios pramonės ir paslaugų sektorių duomenims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_Toc436578924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15</w:t>
            </w:r>
            <w:r w:rsidRPr="00C367F6">
              <w:rPr>
                <w:rFonts w:ascii="Microsoft Sans Serif" w:hAnsi="Microsoft Sans Serif" w:cs="Microsoft Sans Serif"/>
                <w:noProof/>
                <w:webHidden/>
                <w:lang w:val="lt-LT"/>
              </w:rPr>
              <w:fldChar w:fldCharType="end"/>
            </w:r>
          </w:hyperlink>
        </w:p>
        <w:p w:rsidR="00E63D23" w:rsidRPr="00C367F6" w:rsidRDefault="00331C70">
          <w:pPr>
            <w:pStyle w:val="TOC3"/>
            <w:tabs>
              <w:tab w:val="right" w:leader="dot" w:pos="9346"/>
            </w:tabs>
            <w:rPr>
              <w:rFonts w:ascii="Microsoft Sans Serif" w:eastAsiaTheme="minorEastAsia" w:hAnsi="Microsoft Sans Serif" w:cs="Microsoft Sans Serif"/>
              <w:noProof/>
              <w:color w:val="auto"/>
              <w:lang w:val="lt-LT"/>
            </w:rPr>
          </w:pPr>
          <w:hyperlink w:anchor="_Toc436578925" w:history="1">
            <w:r w:rsidR="00E63D23" w:rsidRPr="00C367F6">
              <w:rPr>
                <w:rStyle w:val="Hyperlink"/>
                <w:rFonts w:ascii="Microsoft Sans Serif" w:eastAsia="Times New Roman" w:hAnsi="Microsoft Sans Serif" w:cs="Microsoft Sans Serif"/>
                <w:noProof/>
                <w:lang w:val="lt-LT"/>
              </w:rPr>
              <w:t>5.1.1 Naujųjų Keinsistų Filipso kreivės modelio taikymas apdirbamosios pramonės sektoriaus duomenims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_Toc436578925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15</w:t>
            </w:r>
            <w:r w:rsidRPr="00C367F6">
              <w:rPr>
                <w:rFonts w:ascii="Microsoft Sans Serif" w:hAnsi="Microsoft Sans Serif" w:cs="Microsoft Sans Serif"/>
                <w:noProof/>
                <w:webHidden/>
                <w:lang w:val="lt-LT"/>
              </w:rPr>
              <w:fldChar w:fldCharType="end"/>
            </w:r>
          </w:hyperlink>
        </w:p>
        <w:p w:rsidR="00E63D23" w:rsidRPr="00C367F6" w:rsidRDefault="00331C70">
          <w:pPr>
            <w:pStyle w:val="TOC3"/>
            <w:tabs>
              <w:tab w:val="right" w:leader="dot" w:pos="9346"/>
            </w:tabs>
            <w:rPr>
              <w:rFonts w:ascii="Microsoft Sans Serif" w:eastAsiaTheme="minorEastAsia" w:hAnsi="Microsoft Sans Serif" w:cs="Microsoft Sans Serif"/>
              <w:noProof/>
              <w:color w:val="auto"/>
              <w:lang w:val="lt-LT"/>
            </w:rPr>
          </w:pPr>
          <w:hyperlink w:anchor="_Toc436578926" w:history="1">
            <w:r w:rsidR="00E63D23" w:rsidRPr="00C367F6">
              <w:rPr>
                <w:rStyle w:val="Hyperlink"/>
                <w:rFonts w:ascii="Microsoft Sans Serif" w:eastAsia="Times New Roman" w:hAnsi="Microsoft Sans Serif" w:cs="Microsoft Sans Serif"/>
                <w:noProof/>
                <w:lang w:val="lt-LT"/>
              </w:rPr>
              <w:t>5.1.2 Naujųjų Keinsistų Filipso kreivės modelio taikymas paslaugų sektoriaus duomenims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_Toc436578926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18</w:t>
            </w:r>
            <w:r w:rsidRPr="00C367F6">
              <w:rPr>
                <w:rFonts w:ascii="Microsoft Sans Serif" w:hAnsi="Microsoft Sans Serif" w:cs="Microsoft Sans Serif"/>
                <w:noProof/>
                <w:webHidden/>
                <w:lang w:val="lt-LT"/>
              </w:rPr>
              <w:fldChar w:fldCharType="end"/>
            </w:r>
          </w:hyperlink>
        </w:p>
        <w:p w:rsidR="00E63D23" w:rsidRPr="00C367F6" w:rsidRDefault="00331C70">
          <w:pPr>
            <w:pStyle w:val="TOC3"/>
            <w:tabs>
              <w:tab w:val="right" w:leader="dot" w:pos="9346"/>
            </w:tabs>
            <w:rPr>
              <w:rFonts w:ascii="Microsoft Sans Serif" w:eastAsiaTheme="minorEastAsia" w:hAnsi="Microsoft Sans Serif" w:cs="Microsoft Sans Serif"/>
              <w:noProof/>
              <w:color w:val="auto"/>
              <w:lang w:val="lt-LT"/>
            </w:rPr>
          </w:pPr>
          <w:hyperlink w:anchor="_Toc436578927" w:history="1">
            <w:r w:rsidR="00E63D23" w:rsidRPr="00C367F6">
              <w:rPr>
                <w:rStyle w:val="Hyperlink"/>
                <w:rFonts w:ascii="Microsoft Sans Serif" w:eastAsia="Times New Roman" w:hAnsi="Microsoft Sans Serif" w:cs="Microsoft Sans Serif"/>
                <w:noProof/>
                <w:lang w:val="lt-LT"/>
              </w:rPr>
              <w:t>5.1.3 Naujųjų Keinsistų Filipso kreivės modelio taikymo tarp skirtingų sektorių palyginimas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_Toc436578927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20</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28" w:history="1">
            <w:r w:rsidR="00E63D23" w:rsidRPr="00C367F6">
              <w:rPr>
                <w:rStyle w:val="Hyperlink"/>
                <w:rFonts w:ascii="Microsoft Sans Serif" w:eastAsia="Times New Roman" w:hAnsi="Microsoft Sans Serif" w:cs="Microsoft Sans Serif"/>
                <w:noProof/>
                <w:lang w:val="lt-LT"/>
              </w:rPr>
              <w:t>5.2 Priežastingumo tikrinimas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_Toc436578928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20</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29" w:history="1">
            <w:r w:rsidR="00E63D23" w:rsidRPr="00C367F6">
              <w:rPr>
                <w:rStyle w:val="Hyperlink"/>
                <w:rFonts w:ascii="Microsoft Sans Serif" w:eastAsia="Times New Roman" w:hAnsi="Microsoft Sans Serif" w:cs="Microsoft Sans Serif"/>
                <w:noProof/>
                <w:lang w:val="lt-LT"/>
              </w:rPr>
              <w:t>5.3 Volatilumo tikrinimas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_Toc436578929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21</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30" w:history="1">
            <w:r w:rsidR="00E63D23" w:rsidRPr="00C367F6">
              <w:rPr>
                <w:rStyle w:val="Hyperlink"/>
                <w:rFonts w:ascii="Microsoft Sans Serif" w:eastAsia="Times New Roman" w:hAnsi="Microsoft Sans Serif" w:cs="Microsoft Sans Serif"/>
                <w:noProof/>
                <w:lang w:val="lt-LT"/>
              </w:rPr>
              <w:t>6. IŠVADOS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_Toc436578930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23</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31" w:history="1">
            <w:r w:rsidR="00E63D23" w:rsidRPr="00C367F6">
              <w:rPr>
                <w:rStyle w:val="Hyperlink"/>
                <w:rFonts w:ascii="Microsoft Sans Serif" w:eastAsia="Times New Roman" w:hAnsi="Microsoft Sans Serif" w:cs="Microsoft Sans Serif"/>
                <w:noProof/>
                <w:lang w:val="lt-LT"/>
              </w:rPr>
              <w:t>7. ŠALTINIAI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_Toc436578931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25</w:t>
            </w:r>
            <w:r w:rsidRPr="00C367F6">
              <w:rPr>
                <w:rFonts w:ascii="Microsoft Sans Serif" w:hAnsi="Microsoft Sans Serif" w:cs="Microsoft Sans Serif"/>
                <w:noProof/>
                <w:webHidden/>
                <w:lang w:val="lt-LT"/>
              </w:rPr>
              <w:fldChar w:fldCharType="end"/>
            </w:r>
          </w:hyperlink>
        </w:p>
        <w:p w:rsidR="00E63D23" w:rsidRPr="00C367F6" w:rsidRDefault="00331C70">
          <w:pPr>
            <w:pStyle w:val="TOC1"/>
            <w:tabs>
              <w:tab w:val="right" w:leader="dot" w:pos="9346"/>
            </w:tabs>
            <w:rPr>
              <w:rFonts w:ascii="Microsoft Sans Serif" w:eastAsiaTheme="minorEastAsia" w:hAnsi="Microsoft Sans Serif" w:cs="Microsoft Sans Serif"/>
              <w:noProof/>
              <w:color w:val="auto"/>
              <w:lang w:val="lt-LT"/>
            </w:rPr>
          </w:pPr>
          <w:hyperlink w:anchor="_Toc436578932" w:history="1">
            <w:r w:rsidR="00E63D23" w:rsidRPr="00C367F6">
              <w:rPr>
                <w:rStyle w:val="Hyperlink"/>
                <w:rFonts w:ascii="Microsoft Sans Serif" w:eastAsia="Times New Roman" w:hAnsi="Microsoft Sans Serif" w:cs="Microsoft Sans Serif"/>
                <w:noProof/>
                <w:lang w:val="lt-LT"/>
              </w:rPr>
              <w:t>A.PRIEDAI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_Toc436578932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26</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33" w:history="1">
            <w:r w:rsidR="00E63D23" w:rsidRPr="00C367F6">
              <w:rPr>
                <w:rStyle w:val="Hyperlink"/>
                <w:rFonts w:ascii="Microsoft Sans Serif" w:eastAsia="Times New Roman" w:hAnsi="Microsoft Sans Serif" w:cs="Microsoft Sans Serif"/>
                <w:noProof/>
                <w:lang w:val="lt-LT"/>
              </w:rPr>
              <w:t>A.1  Komentarai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_Toc436578933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26</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34" w:history="1">
            <w:r w:rsidR="00E63D23" w:rsidRPr="00C367F6">
              <w:rPr>
                <w:rStyle w:val="Hyperlink"/>
                <w:rFonts w:ascii="Microsoft Sans Serif" w:eastAsia="Times New Roman" w:hAnsi="Microsoft Sans Serif" w:cs="Microsoft Sans Serif"/>
                <w:noProof/>
                <w:lang w:val="lt-LT"/>
              </w:rPr>
              <w:t>A.2  Duomenys</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_Toc436578934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26</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35" w:history="1">
            <w:r w:rsidR="00E63D23" w:rsidRPr="00C367F6">
              <w:rPr>
                <w:rStyle w:val="Hyperlink"/>
                <w:rFonts w:ascii="Microsoft Sans Serif" w:eastAsia="Times New Roman" w:hAnsi="Microsoft Sans Serif" w:cs="Microsoft Sans Serif"/>
                <w:noProof/>
                <w:lang w:val="lt-LT"/>
              </w:rPr>
              <w:t>A.3 Apdirbamosios pramonės ir paslaugų sektorių volatilumo grafikai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_Toc436578935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30</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36" w:history="1">
            <w:r w:rsidR="00E63D23" w:rsidRPr="00C367F6">
              <w:rPr>
                <w:rStyle w:val="Hyperlink"/>
                <w:rFonts w:ascii="Microsoft Sans Serif" w:eastAsia="Times New Roman" w:hAnsi="Microsoft Sans Serif" w:cs="Microsoft Sans Serif"/>
                <w:noProof/>
                <w:lang w:val="lt-LT"/>
              </w:rPr>
              <w:t>A.4  Apdirbamosios pramonės ir paslaugų sektorių  infliacija atitinkamuose metų ketvirčiuose</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_Toc436578936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31</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37" w:history="1">
            <w:r w:rsidR="00E63D23" w:rsidRPr="00C367F6">
              <w:rPr>
                <w:rStyle w:val="Hyperlink"/>
                <w:rFonts w:ascii="Microsoft Sans Serif" w:eastAsia="Times New Roman" w:hAnsi="Microsoft Sans Serif" w:cs="Microsoft Sans Serif"/>
                <w:noProof/>
                <w:lang w:val="lt-LT"/>
              </w:rPr>
              <w:t>A.5  NKPC Modelių įverčiai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_Toc436578937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33</w:t>
            </w:r>
            <w:r w:rsidRPr="00C367F6">
              <w:rPr>
                <w:rFonts w:ascii="Microsoft Sans Serif" w:hAnsi="Microsoft Sans Serif" w:cs="Microsoft Sans Serif"/>
                <w:noProof/>
                <w:webHidden/>
                <w:lang w:val="lt-LT"/>
              </w:rPr>
              <w:fldChar w:fldCharType="end"/>
            </w:r>
          </w:hyperlink>
        </w:p>
        <w:p w:rsidR="00E63D23" w:rsidRPr="00C367F6" w:rsidRDefault="00331C70">
          <w:pPr>
            <w:pStyle w:val="TOC2"/>
            <w:tabs>
              <w:tab w:val="right" w:leader="dot" w:pos="9346"/>
            </w:tabs>
            <w:rPr>
              <w:rFonts w:ascii="Microsoft Sans Serif" w:eastAsiaTheme="minorEastAsia" w:hAnsi="Microsoft Sans Serif" w:cs="Microsoft Sans Serif"/>
              <w:noProof/>
              <w:color w:val="auto"/>
              <w:lang w:val="lt-LT"/>
            </w:rPr>
          </w:pPr>
          <w:hyperlink w:anchor="_Toc436578938" w:history="1">
            <w:r w:rsidR="00E63D23" w:rsidRPr="00C367F6">
              <w:rPr>
                <w:rStyle w:val="Hyperlink"/>
                <w:rFonts w:ascii="Microsoft Sans Serif" w:eastAsia="Times New Roman" w:hAnsi="Microsoft Sans Serif" w:cs="Microsoft Sans Serif"/>
                <w:noProof/>
                <w:lang w:val="lt-LT"/>
              </w:rPr>
              <w:t>A.6  Grangerio priežastingumo ir volatilumo testai</w:t>
            </w:r>
            <w:r w:rsidR="00E63D23" w:rsidRPr="00C367F6">
              <w:rPr>
                <w:rFonts w:ascii="Microsoft Sans Serif" w:hAnsi="Microsoft Sans Serif" w:cs="Microsoft Sans Serif"/>
                <w:noProof/>
                <w:webHidden/>
                <w:lang w:val="lt-LT"/>
              </w:rPr>
              <w:tab/>
            </w:r>
            <w:r w:rsidRPr="00C367F6">
              <w:rPr>
                <w:rFonts w:ascii="Microsoft Sans Serif" w:hAnsi="Microsoft Sans Serif" w:cs="Microsoft Sans Serif"/>
                <w:noProof/>
                <w:webHidden/>
                <w:lang w:val="lt-LT"/>
              </w:rPr>
              <w:fldChar w:fldCharType="begin"/>
            </w:r>
            <w:r w:rsidR="00E63D23" w:rsidRPr="00C367F6">
              <w:rPr>
                <w:rFonts w:ascii="Microsoft Sans Serif" w:hAnsi="Microsoft Sans Serif" w:cs="Microsoft Sans Serif"/>
                <w:noProof/>
                <w:webHidden/>
                <w:lang w:val="lt-LT"/>
              </w:rPr>
              <w:instrText xml:space="preserve"> PAGEREF _Toc436578938 \h </w:instrText>
            </w:r>
            <w:r w:rsidRPr="00C367F6">
              <w:rPr>
                <w:rFonts w:ascii="Microsoft Sans Serif" w:hAnsi="Microsoft Sans Serif" w:cs="Microsoft Sans Serif"/>
                <w:noProof/>
                <w:webHidden/>
                <w:lang w:val="lt-LT"/>
              </w:rPr>
            </w:r>
            <w:r w:rsidRPr="00C367F6">
              <w:rPr>
                <w:rFonts w:ascii="Microsoft Sans Serif" w:hAnsi="Microsoft Sans Serif" w:cs="Microsoft Sans Serif"/>
                <w:noProof/>
                <w:webHidden/>
                <w:lang w:val="lt-LT"/>
              </w:rPr>
              <w:fldChar w:fldCharType="separate"/>
            </w:r>
            <w:r w:rsidR="00EF5A58" w:rsidRPr="00C367F6">
              <w:rPr>
                <w:rFonts w:ascii="Microsoft Sans Serif" w:hAnsi="Microsoft Sans Serif" w:cs="Microsoft Sans Serif"/>
                <w:noProof/>
                <w:webHidden/>
                <w:lang w:val="lt-LT"/>
              </w:rPr>
              <w:t>35</w:t>
            </w:r>
            <w:r w:rsidRPr="00C367F6">
              <w:rPr>
                <w:rFonts w:ascii="Microsoft Sans Serif" w:hAnsi="Microsoft Sans Serif" w:cs="Microsoft Sans Serif"/>
                <w:noProof/>
                <w:webHidden/>
                <w:lang w:val="lt-LT"/>
              </w:rPr>
              <w:fldChar w:fldCharType="end"/>
            </w:r>
          </w:hyperlink>
        </w:p>
        <w:p w:rsidR="00E63D23" w:rsidRPr="00C367F6" w:rsidRDefault="00331C70">
          <w:pPr>
            <w:rPr>
              <w:rFonts w:ascii="Microsoft Sans Serif" w:hAnsi="Microsoft Sans Serif" w:cs="Microsoft Sans Serif"/>
              <w:lang w:val="lt-LT"/>
            </w:rPr>
          </w:pPr>
          <w:r w:rsidRPr="00C367F6">
            <w:rPr>
              <w:rFonts w:ascii="Microsoft Sans Serif" w:hAnsi="Microsoft Sans Serif" w:cs="Microsoft Sans Serif"/>
              <w:lang w:val="lt-LT"/>
            </w:rPr>
            <w:fldChar w:fldCharType="end"/>
          </w:r>
        </w:p>
      </w:sdtContent>
    </w:sdt>
    <w:p w:rsidR="00C91667" w:rsidRPr="00C367F6" w:rsidRDefault="00E63D23" w:rsidP="00E63D23">
      <w:pPr>
        <w:pStyle w:val="Normal1"/>
        <w:jc w:val="center"/>
        <w:rPr>
          <w:rFonts w:ascii="Microsoft Sans Serif" w:hAnsi="Microsoft Sans Serif" w:cs="Microsoft Sans Serif"/>
          <w:lang w:val="lt-LT"/>
        </w:rPr>
      </w:pPr>
      <w:r w:rsidRPr="00C367F6">
        <w:rPr>
          <w:rFonts w:ascii="Microsoft Sans Serif" w:hAnsi="Microsoft Sans Serif" w:cs="Microsoft Sans Serif"/>
          <w:lang w:val="lt-LT"/>
        </w:rPr>
        <w:br w:type="page"/>
      </w:r>
      <w:r w:rsidRPr="00C367F6">
        <w:rPr>
          <w:rFonts w:ascii="Microsoft Sans Serif" w:eastAsia="Times New Roman" w:hAnsi="Microsoft Sans Serif" w:cs="Microsoft Sans Serif"/>
          <w:b/>
          <w:sz w:val="24"/>
          <w:szCs w:val="24"/>
          <w:lang w:val="lt-LT"/>
        </w:rPr>
        <w:lastRenderedPageBreak/>
        <w:t>Infliacijos, skaičiuotos pagal SVKI, ekonometriniai modeliai</w:t>
      </w:r>
    </w:p>
    <w:p w:rsidR="00C91667" w:rsidRPr="00C367F6" w:rsidRDefault="00C91667">
      <w:pPr>
        <w:pStyle w:val="Normal1"/>
        <w:spacing w:after="0" w:line="360" w:lineRule="auto"/>
        <w:ind w:left="567"/>
        <w:jc w:val="center"/>
        <w:rPr>
          <w:rFonts w:ascii="Microsoft Sans Serif" w:hAnsi="Microsoft Sans Serif" w:cs="Microsoft Sans Serif"/>
          <w:lang w:val="lt-LT"/>
        </w:rPr>
      </w:pPr>
    </w:p>
    <w:p w:rsidR="00C91667" w:rsidRPr="00C367F6" w:rsidRDefault="00E63D23" w:rsidP="00E63D23">
      <w:pPr>
        <w:pStyle w:val="Normal1"/>
        <w:spacing w:after="0" w:line="360" w:lineRule="auto"/>
        <w:ind w:left="567"/>
        <w:jc w:val="center"/>
        <w:outlineLvl w:val="0"/>
        <w:rPr>
          <w:rFonts w:ascii="Microsoft Sans Serif" w:hAnsi="Microsoft Sans Serif" w:cs="Microsoft Sans Serif"/>
          <w:lang w:val="lt-LT"/>
        </w:rPr>
      </w:pPr>
      <w:bookmarkStart w:id="1" w:name="_Toc436578911"/>
      <w:r w:rsidRPr="00C367F6">
        <w:rPr>
          <w:rFonts w:ascii="Microsoft Sans Serif" w:eastAsia="Times New Roman" w:hAnsi="Microsoft Sans Serif" w:cs="Microsoft Sans Serif"/>
          <w:b/>
          <w:sz w:val="24"/>
          <w:szCs w:val="24"/>
          <w:lang w:val="lt-LT"/>
        </w:rPr>
        <w:t>Santrauka</w:t>
      </w:r>
      <w:bookmarkEnd w:id="1"/>
    </w:p>
    <w:p w:rsidR="00C91667" w:rsidRPr="00C367F6" w:rsidRDefault="00E63D23">
      <w:pPr>
        <w:pStyle w:val="Normal1"/>
        <w:spacing w:after="0" w:line="360" w:lineRule="auto"/>
        <w:ind w:left="-5" w:firstLine="285"/>
        <w:jc w:val="both"/>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Sudaryta Naujųjų Keinsistų Filipso kreivė, kurioje einamojo laikotarpio infliacija priklauso nuo praeito laikotarpio infliacijos bei praeito laikotarpio realiosios vienetinės darbo kainos ir kainų lygio skirtumo. Modelis nagrinėtas tik apdirbamosios pramonės (</w:t>
      </w:r>
      <w:r w:rsidR="00CE408B" w:rsidRPr="00C367F6">
        <w:rPr>
          <w:rFonts w:ascii="Microsoft Sans Serif" w:eastAsia="Times New Roman" w:hAnsi="Microsoft Sans Serif" w:cs="Microsoft Sans Serif"/>
          <w:i/>
          <w:sz w:val="24"/>
          <w:szCs w:val="24"/>
          <w:lang w:val="lt-LT"/>
        </w:rPr>
        <w:t xml:space="preserve">C pagal </w:t>
      </w:r>
      <w:del w:id="2" w:author="DCelov" w:date="2015-11-29T19:38:00Z">
        <w:r w:rsidR="00CE408B" w:rsidRPr="00C367F6" w:rsidDel="00B32313">
          <w:rPr>
            <w:rFonts w:ascii="Microsoft Sans Serif" w:eastAsia="Times New Roman" w:hAnsi="Microsoft Sans Serif" w:cs="Microsoft Sans Serif"/>
            <w:i/>
            <w:sz w:val="24"/>
            <w:szCs w:val="24"/>
            <w:lang w:val="lt-LT"/>
          </w:rPr>
          <w:delText xml:space="preserve">NACE </w:delText>
        </w:r>
      </w:del>
      <w:ins w:id="3" w:author="DCelov" w:date="2015-11-29T19:38:00Z">
        <w:r w:rsidR="00B32313" w:rsidRPr="00C367F6">
          <w:rPr>
            <w:rFonts w:ascii="Microsoft Sans Serif" w:eastAsia="Times New Roman" w:hAnsi="Microsoft Sans Serif" w:cs="Microsoft Sans Serif"/>
            <w:i/>
            <w:sz w:val="24"/>
            <w:szCs w:val="24"/>
            <w:lang w:val="lt-LT"/>
          </w:rPr>
          <w:t xml:space="preserve">EVRK </w:t>
        </w:r>
      </w:ins>
      <w:r w:rsidR="00CE408B" w:rsidRPr="00C367F6">
        <w:rPr>
          <w:rFonts w:ascii="Microsoft Sans Serif" w:eastAsia="Times New Roman" w:hAnsi="Microsoft Sans Serif" w:cs="Microsoft Sans Serif"/>
          <w:i/>
          <w:sz w:val="24"/>
          <w:szCs w:val="24"/>
          <w:lang w:val="lt-LT"/>
        </w:rPr>
        <w:t>re</w:t>
      </w:r>
      <w:ins w:id="4" w:author="DCelov" w:date="2015-11-29T19:39:00Z">
        <w:r w:rsidR="00B32313" w:rsidRPr="00C367F6">
          <w:rPr>
            <w:rFonts w:ascii="Microsoft Sans Serif" w:eastAsia="Times New Roman" w:hAnsi="Microsoft Sans Serif" w:cs="Microsoft Sans Serif"/>
            <w:i/>
            <w:sz w:val="24"/>
            <w:szCs w:val="24"/>
            <w:lang w:val="lt-LT"/>
          </w:rPr>
          <w:t>d</w:t>
        </w:r>
      </w:ins>
      <w:del w:id="5" w:author="DCelov" w:date="2015-11-29T19:39:00Z">
        <w:r w:rsidR="00CE408B" w:rsidRPr="00C367F6" w:rsidDel="00B32313">
          <w:rPr>
            <w:rFonts w:ascii="Microsoft Sans Serif" w:eastAsia="Times New Roman" w:hAnsi="Microsoft Sans Serif" w:cs="Microsoft Sans Serif"/>
            <w:i/>
            <w:sz w:val="24"/>
            <w:szCs w:val="24"/>
            <w:lang w:val="lt-LT"/>
          </w:rPr>
          <w:delText>v</w:delText>
        </w:r>
      </w:del>
      <w:r w:rsidR="00CE408B" w:rsidRPr="00C367F6">
        <w:rPr>
          <w:rFonts w:ascii="Microsoft Sans Serif" w:eastAsia="Times New Roman" w:hAnsi="Microsoft Sans Serif" w:cs="Microsoft Sans Serif"/>
          <w:i/>
          <w:sz w:val="24"/>
          <w:szCs w:val="24"/>
          <w:lang w:val="lt-LT"/>
        </w:rPr>
        <w:t>. 2) ir paslaugų (</w:t>
      </w:r>
      <w:r w:rsidRPr="00C367F6">
        <w:rPr>
          <w:rFonts w:ascii="Microsoft Sans Serif" w:eastAsia="Times New Roman" w:hAnsi="Microsoft Sans Serif" w:cs="Microsoft Sans Serif"/>
          <w:i/>
          <w:sz w:val="24"/>
          <w:szCs w:val="24"/>
          <w:lang w:val="lt-LT"/>
        </w:rPr>
        <w:t xml:space="preserve">G-U) sektoriams. Pastebėta reikšminga krizės įtaka pramonės sektoriaus realiajai vienetinei darbo kainai bei firmų kainodarai. Sudarytas modelis vietoje praeito ketvirčio infliacijos įtraukiant slenkantį vidurkį dviem, trim ir keturiais ketvirčiais ankstesnės infliacijos tiko pramonės sektoriui. </w:t>
      </w:r>
      <w:commentRangeStart w:id="6"/>
      <w:r w:rsidRPr="00C367F6">
        <w:rPr>
          <w:rFonts w:ascii="Microsoft Sans Serif" w:eastAsia="Times New Roman" w:hAnsi="Microsoft Sans Serif" w:cs="Microsoft Sans Serif"/>
          <w:i/>
          <w:sz w:val="24"/>
          <w:szCs w:val="24"/>
          <w:lang w:val="lt-LT"/>
        </w:rPr>
        <w:t xml:space="preserve">Gauti įverčiai remiantis apklausomis buvo gana netikslūs. Paslaugų sektoriaus atveju sudarytas modelis netiko. </w:t>
      </w:r>
      <w:commentRangeEnd w:id="6"/>
      <w:r w:rsidR="00B32313" w:rsidRPr="00C367F6">
        <w:rPr>
          <w:rStyle w:val="CommentReference"/>
          <w:lang w:val="lt-LT"/>
        </w:rPr>
        <w:commentReference w:id="6"/>
      </w:r>
      <w:r w:rsidRPr="00C367F6">
        <w:rPr>
          <w:rFonts w:ascii="Microsoft Sans Serif" w:eastAsia="Times New Roman" w:hAnsi="Microsoft Sans Serif" w:cs="Microsoft Sans Serif"/>
          <w:i/>
          <w:sz w:val="24"/>
          <w:szCs w:val="24"/>
          <w:lang w:val="lt-LT"/>
        </w:rPr>
        <w:t>Atliekant bandymus gauta, kad paslaugų sektoriaus infliacija reikšmingai priklauso nuo praeito ketvirčio infliacijos ir praeito ketvirčio realiosios darbo vieneto kainos skirtumų. Ballaso - Samuelsono efektas šių sektorių kainos nepasitvirtina, tai yra, C sektoriaus kainos reikšmingos įtakos G-U sektoriui neturi. Galiausiai, paslaugų sektoriaus infliacija turi volatilumo požymių, tuo pat metu, pramonės sektoriui ši hipotezė nepasitvirtino</w:t>
      </w: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E63D23">
      <w:pPr>
        <w:pStyle w:val="Normal1"/>
        <w:spacing w:after="0" w:line="360" w:lineRule="auto"/>
        <w:ind w:left="567"/>
        <w:jc w:val="center"/>
        <w:rPr>
          <w:rFonts w:ascii="Microsoft Sans Serif" w:hAnsi="Microsoft Sans Serif" w:cs="Microsoft Sans Serif"/>
          <w:lang w:val="lt-LT"/>
        </w:rPr>
      </w:pPr>
      <w:r w:rsidRPr="00C367F6">
        <w:rPr>
          <w:rFonts w:ascii="Microsoft Sans Serif" w:eastAsia="Times New Roman" w:hAnsi="Microsoft Sans Serif" w:cs="Microsoft Sans Serif"/>
          <w:b/>
          <w:sz w:val="24"/>
          <w:szCs w:val="24"/>
          <w:lang w:val="lt-LT"/>
        </w:rPr>
        <w:t>Inflation’s, measured by HICP, econometric models</w:t>
      </w:r>
    </w:p>
    <w:p w:rsidR="00C91667" w:rsidRPr="00C367F6" w:rsidRDefault="00C91667">
      <w:pPr>
        <w:pStyle w:val="Normal1"/>
        <w:spacing w:after="0" w:line="360" w:lineRule="auto"/>
        <w:ind w:left="567"/>
        <w:jc w:val="center"/>
        <w:rPr>
          <w:rFonts w:ascii="Microsoft Sans Serif" w:hAnsi="Microsoft Sans Serif" w:cs="Microsoft Sans Serif"/>
          <w:lang w:val="lt-LT"/>
        </w:rPr>
      </w:pPr>
    </w:p>
    <w:p w:rsidR="00C91667" w:rsidRPr="00C367F6" w:rsidRDefault="00E63D23">
      <w:pPr>
        <w:pStyle w:val="Normal1"/>
        <w:spacing w:after="0" w:line="360" w:lineRule="auto"/>
        <w:ind w:left="567"/>
        <w:jc w:val="center"/>
        <w:rPr>
          <w:rFonts w:ascii="Microsoft Sans Serif" w:hAnsi="Microsoft Sans Serif" w:cs="Microsoft Sans Serif"/>
          <w:lang w:val="lt-LT"/>
        </w:rPr>
      </w:pPr>
      <w:r w:rsidRPr="00C367F6">
        <w:rPr>
          <w:rFonts w:ascii="Microsoft Sans Serif" w:eastAsia="Times New Roman" w:hAnsi="Microsoft Sans Serif" w:cs="Microsoft Sans Serif"/>
          <w:b/>
          <w:sz w:val="24"/>
          <w:szCs w:val="24"/>
          <w:lang w:val="lt-LT"/>
        </w:rPr>
        <w:t>Abstract</w:t>
      </w:r>
    </w:p>
    <w:p w:rsidR="00C91667" w:rsidRPr="00C367F6" w:rsidRDefault="00E63D23">
      <w:pPr>
        <w:pStyle w:val="Normal1"/>
        <w:spacing w:after="0" w:line="360" w:lineRule="auto"/>
        <w:ind w:left="-5" w:firstLine="285"/>
        <w:jc w:val="both"/>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Constructed </w:t>
      </w:r>
      <w:ins w:id="7" w:author="DCelov" w:date="2015-11-29T19:41:00Z">
        <w:r w:rsidR="00B32313" w:rsidRPr="00C367F6">
          <w:rPr>
            <w:rFonts w:ascii="Microsoft Sans Serif" w:eastAsia="Times New Roman" w:hAnsi="Microsoft Sans Serif" w:cs="Microsoft Sans Serif"/>
            <w:i/>
            <w:sz w:val="24"/>
            <w:szCs w:val="24"/>
            <w:lang w:val="lt-LT"/>
          </w:rPr>
          <w:t>t</w:t>
        </w:r>
      </w:ins>
      <w:del w:id="8" w:author="DCelov" w:date="2015-11-29T19:41:00Z">
        <w:r w:rsidRPr="00C367F6" w:rsidDel="00B32313">
          <w:rPr>
            <w:rFonts w:ascii="Microsoft Sans Serif" w:eastAsia="Times New Roman" w:hAnsi="Microsoft Sans Serif" w:cs="Microsoft Sans Serif"/>
            <w:i/>
            <w:sz w:val="24"/>
            <w:szCs w:val="24"/>
            <w:lang w:val="lt-LT"/>
          </w:rPr>
          <w:delText>T</w:delText>
        </w:r>
      </w:del>
      <w:r w:rsidRPr="00C367F6">
        <w:rPr>
          <w:rFonts w:ascii="Microsoft Sans Serif" w:eastAsia="Times New Roman" w:hAnsi="Microsoft Sans Serif" w:cs="Microsoft Sans Serif"/>
          <w:i/>
          <w:sz w:val="24"/>
          <w:szCs w:val="24"/>
          <w:lang w:val="lt-LT"/>
        </w:rPr>
        <w:t xml:space="preserve">he New Keynesian Phillips curve, where curent inflation depends </w:t>
      </w:r>
      <w:del w:id="9" w:author="DCelov" w:date="2015-11-29T19:41:00Z">
        <w:r w:rsidRPr="00C367F6" w:rsidDel="00B32313">
          <w:rPr>
            <w:rFonts w:ascii="Microsoft Sans Serif" w:eastAsia="Times New Roman" w:hAnsi="Microsoft Sans Serif" w:cs="Microsoft Sans Serif"/>
            <w:i/>
            <w:sz w:val="24"/>
            <w:szCs w:val="24"/>
            <w:lang w:val="lt-LT"/>
          </w:rPr>
          <w:delText xml:space="preserve">from </w:delText>
        </w:r>
      </w:del>
      <w:ins w:id="10" w:author="DCelov" w:date="2015-11-29T19:41:00Z">
        <w:r w:rsidR="00B32313" w:rsidRPr="00C367F6">
          <w:rPr>
            <w:rFonts w:ascii="Microsoft Sans Serif" w:eastAsia="Times New Roman" w:hAnsi="Microsoft Sans Serif" w:cs="Microsoft Sans Serif"/>
            <w:i/>
            <w:sz w:val="24"/>
            <w:szCs w:val="24"/>
            <w:lang w:val="lt-LT"/>
          </w:rPr>
          <w:t xml:space="preserve">on </w:t>
        </w:r>
      </w:ins>
      <w:r w:rsidRPr="00C367F6">
        <w:rPr>
          <w:rFonts w:ascii="Microsoft Sans Serif" w:eastAsia="Times New Roman" w:hAnsi="Microsoft Sans Serif" w:cs="Microsoft Sans Serif"/>
          <w:i/>
          <w:sz w:val="24"/>
          <w:szCs w:val="24"/>
          <w:lang w:val="lt-LT"/>
        </w:rPr>
        <w:t xml:space="preserve">last period inflation and difference between level of costs and real unit labor cost. Model examined only </w:t>
      </w:r>
      <w:ins w:id="11" w:author="DCelov" w:date="2015-11-29T19:42:00Z">
        <w:r w:rsidR="00B32313" w:rsidRPr="00C367F6">
          <w:rPr>
            <w:rFonts w:ascii="Microsoft Sans Serif" w:eastAsia="Times New Roman" w:hAnsi="Microsoft Sans Serif" w:cs="Microsoft Sans Serif"/>
            <w:i/>
            <w:sz w:val="24"/>
            <w:szCs w:val="24"/>
            <w:lang w:val="lt-LT"/>
          </w:rPr>
          <w:t xml:space="preserve">for </w:t>
        </w:r>
      </w:ins>
      <w:r w:rsidRPr="00C367F6">
        <w:rPr>
          <w:rFonts w:ascii="Microsoft Sans Serif" w:eastAsia="Times New Roman" w:hAnsi="Microsoft Sans Serif" w:cs="Microsoft Sans Serif"/>
          <w:i/>
          <w:sz w:val="24"/>
          <w:szCs w:val="24"/>
          <w:lang w:val="lt-LT"/>
        </w:rPr>
        <w:t xml:space="preserve">sectors of manufacturing and services. It was noticed that </w:t>
      </w:r>
      <w:ins w:id="12" w:author="DCelov" w:date="2015-11-29T19:42:00Z">
        <w:r w:rsidR="00B32313" w:rsidRPr="00C367F6">
          <w:rPr>
            <w:rFonts w:ascii="Microsoft Sans Serif" w:eastAsia="Times New Roman" w:hAnsi="Microsoft Sans Serif" w:cs="Microsoft Sans Serif"/>
            <w:i/>
            <w:sz w:val="24"/>
            <w:szCs w:val="24"/>
            <w:lang w:val="lt-LT"/>
          </w:rPr>
          <w:t xml:space="preserve">recent </w:t>
        </w:r>
      </w:ins>
      <w:r w:rsidRPr="00C367F6">
        <w:rPr>
          <w:rFonts w:ascii="Microsoft Sans Serif" w:eastAsia="Times New Roman" w:hAnsi="Microsoft Sans Serif" w:cs="Microsoft Sans Serif"/>
          <w:i/>
          <w:sz w:val="24"/>
          <w:szCs w:val="24"/>
          <w:lang w:val="lt-LT"/>
        </w:rPr>
        <w:t xml:space="preserve">crisis influence was meaningful for real unit labor cost of manufacturing companies. Constructed model takes moving </w:t>
      </w:r>
      <w:del w:id="13" w:author="DCelov" w:date="2015-11-29T19:42:00Z">
        <w:r w:rsidRPr="00C367F6" w:rsidDel="00B32313">
          <w:rPr>
            <w:rFonts w:ascii="Microsoft Sans Serif" w:eastAsia="Times New Roman" w:hAnsi="Microsoft Sans Serif" w:cs="Microsoft Sans Serif"/>
            <w:i/>
            <w:sz w:val="24"/>
            <w:szCs w:val="24"/>
            <w:lang w:val="lt-LT"/>
          </w:rPr>
          <w:delText xml:space="preserve">mean </w:delText>
        </w:r>
      </w:del>
      <w:ins w:id="14" w:author="DCelov" w:date="2015-11-29T19:42:00Z">
        <w:r w:rsidR="00B32313" w:rsidRPr="00C367F6">
          <w:rPr>
            <w:rFonts w:ascii="Microsoft Sans Serif" w:eastAsia="Times New Roman" w:hAnsi="Microsoft Sans Serif" w:cs="Microsoft Sans Serif"/>
            <w:i/>
            <w:sz w:val="24"/>
            <w:szCs w:val="24"/>
            <w:lang w:val="lt-LT"/>
          </w:rPr>
          <w:t xml:space="preserve">average </w:t>
        </w:r>
      </w:ins>
      <w:r w:rsidRPr="00C367F6">
        <w:rPr>
          <w:rFonts w:ascii="Microsoft Sans Serif" w:eastAsia="Times New Roman" w:hAnsi="Microsoft Sans Serif" w:cs="Microsoft Sans Serif"/>
          <w:i/>
          <w:sz w:val="24"/>
          <w:szCs w:val="24"/>
          <w:lang w:val="lt-LT"/>
        </w:rPr>
        <w:t xml:space="preserve">of </w:t>
      </w:r>
      <w:del w:id="15" w:author="DCelov" w:date="2015-11-29T19:42:00Z">
        <w:r w:rsidRPr="00C367F6" w:rsidDel="00B32313">
          <w:rPr>
            <w:rFonts w:ascii="Microsoft Sans Serif" w:eastAsia="Times New Roman" w:hAnsi="Microsoft Sans Serif" w:cs="Microsoft Sans Serif"/>
            <w:i/>
            <w:sz w:val="24"/>
            <w:szCs w:val="24"/>
            <w:lang w:val="lt-LT"/>
          </w:rPr>
          <w:delText xml:space="preserve"> </w:delText>
        </w:r>
      </w:del>
      <w:r w:rsidRPr="00C367F6">
        <w:rPr>
          <w:rFonts w:ascii="Microsoft Sans Serif" w:eastAsia="Times New Roman" w:hAnsi="Microsoft Sans Serif" w:cs="Microsoft Sans Serif"/>
          <w:i/>
          <w:sz w:val="24"/>
          <w:szCs w:val="24"/>
          <w:lang w:val="lt-LT"/>
        </w:rPr>
        <w:t xml:space="preserve">inflation of last second, third and fourth period instead of only second and this model fits </w:t>
      </w:r>
      <w:del w:id="16" w:author="DCelov" w:date="2015-11-29T19:43:00Z">
        <w:r w:rsidRPr="00C367F6" w:rsidDel="00B32313">
          <w:rPr>
            <w:rFonts w:ascii="Microsoft Sans Serif" w:eastAsia="Times New Roman" w:hAnsi="Microsoft Sans Serif" w:cs="Microsoft Sans Serif"/>
            <w:i/>
            <w:sz w:val="24"/>
            <w:szCs w:val="24"/>
            <w:lang w:val="lt-LT"/>
          </w:rPr>
          <w:delText xml:space="preserve">sector of </w:delText>
        </w:r>
      </w:del>
      <w:r w:rsidRPr="00C367F6">
        <w:rPr>
          <w:rFonts w:ascii="Microsoft Sans Serif" w:eastAsia="Times New Roman" w:hAnsi="Microsoft Sans Serif" w:cs="Microsoft Sans Serif"/>
          <w:i/>
          <w:sz w:val="24"/>
          <w:szCs w:val="24"/>
          <w:lang w:val="lt-LT"/>
        </w:rPr>
        <w:t>manufacturing</w:t>
      </w:r>
      <w:ins w:id="17" w:author="DCelov" w:date="2015-11-29T19:43:00Z">
        <w:r w:rsidR="00B32313" w:rsidRPr="00C367F6">
          <w:rPr>
            <w:rFonts w:ascii="Microsoft Sans Serif" w:eastAsia="Times New Roman" w:hAnsi="Microsoft Sans Serif" w:cs="Microsoft Sans Serif"/>
            <w:i/>
            <w:sz w:val="24"/>
            <w:szCs w:val="24"/>
            <w:lang w:val="lt-LT"/>
          </w:rPr>
          <w:t xml:space="preserve"> sector well</w:t>
        </w:r>
      </w:ins>
      <w:r w:rsidRPr="00C367F6">
        <w:rPr>
          <w:rFonts w:ascii="Microsoft Sans Serif" w:eastAsia="Times New Roman" w:hAnsi="Microsoft Sans Serif" w:cs="Microsoft Sans Serif"/>
          <w:i/>
          <w:sz w:val="24"/>
          <w:szCs w:val="24"/>
          <w:lang w:val="lt-LT"/>
        </w:rPr>
        <w:t xml:space="preserve">. </w:t>
      </w:r>
      <w:del w:id="18" w:author="DCelov" w:date="2015-11-29T19:43:00Z">
        <w:r w:rsidRPr="00C367F6" w:rsidDel="005830B3">
          <w:rPr>
            <w:rFonts w:ascii="Microsoft Sans Serif" w:eastAsia="Times New Roman" w:hAnsi="Microsoft Sans Serif" w:cs="Microsoft Sans Serif"/>
            <w:i/>
            <w:sz w:val="24"/>
            <w:szCs w:val="24"/>
            <w:lang w:val="lt-LT"/>
          </w:rPr>
          <w:delText xml:space="preserve">Received </w:delText>
        </w:r>
      </w:del>
      <w:ins w:id="19" w:author="DCelov" w:date="2015-11-29T19:43:00Z">
        <w:r w:rsidR="005830B3" w:rsidRPr="00C367F6">
          <w:rPr>
            <w:rFonts w:ascii="Microsoft Sans Serif" w:eastAsia="Times New Roman" w:hAnsi="Microsoft Sans Serif" w:cs="Microsoft Sans Serif"/>
            <w:i/>
            <w:sz w:val="24"/>
            <w:szCs w:val="24"/>
            <w:lang w:val="lt-LT"/>
          </w:rPr>
          <w:t xml:space="preserve">Obtained </w:t>
        </w:r>
      </w:ins>
      <w:r w:rsidRPr="00C367F6">
        <w:rPr>
          <w:rFonts w:ascii="Microsoft Sans Serif" w:eastAsia="Times New Roman" w:hAnsi="Microsoft Sans Serif" w:cs="Microsoft Sans Serif"/>
          <w:i/>
          <w:sz w:val="24"/>
          <w:szCs w:val="24"/>
          <w:lang w:val="lt-LT"/>
        </w:rPr>
        <w:t xml:space="preserve">estimates </w:t>
      </w:r>
      <w:del w:id="20" w:author="DCelov" w:date="2015-11-29T19:43:00Z">
        <w:r w:rsidRPr="00C367F6" w:rsidDel="005830B3">
          <w:rPr>
            <w:rFonts w:ascii="Microsoft Sans Serif" w:eastAsia="Times New Roman" w:hAnsi="Microsoft Sans Serif" w:cs="Microsoft Sans Serif"/>
            <w:i/>
            <w:sz w:val="24"/>
            <w:szCs w:val="24"/>
            <w:lang w:val="lt-LT"/>
          </w:rPr>
          <w:delText xml:space="preserve">wasn’t </w:delText>
        </w:r>
      </w:del>
      <w:ins w:id="21" w:author="DCelov" w:date="2015-11-29T19:43:00Z">
        <w:r w:rsidR="005830B3" w:rsidRPr="00C367F6">
          <w:rPr>
            <w:rFonts w:ascii="Microsoft Sans Serif" w:eastAsia="Times New Roman" w:hAnsi="Microsoft Sans Serif" w:cs="Microsoft Sans Serif"/>
            <w:i/>
            <w:sz w:val="24"/>
            <w:szCs w:val="24"/>
            <w:lang w:val="lt-LT"/>
          </w:rPr>
          <w:t xml:space="preserve">were not </w:t>
        </w:r>
      </w:ins>
      <w:r w:rsidRPr="00C367F6">
        <w:rPr>
          <w:rFonts w:ascii="Microsoft Sans Serif" w:eastAsia="Times New Roman" w:hAnsi="Microsoft Sans Serif" w:cs="Microsoft Sans Serif"/>
          <w:i/>
          <w:sz w:val="24"/>
          <w:szCs w:val="24"/>
          <w:lang w:val="lt-LT"/>
        </w:rPr>
        <w:t xml:space="preserve">accurate based on </w:t>
      </w:r>
      <w:commentRangeStart w:id="22"/>
      <w:r w:rsidRPr="00C367F6">
        <w:rPr>
          <w:rFonts w:ascii="Microsoft Sans Serif" w:eastAsia="Times New Roman" w:hAnsi="Microsoft Sans Serif" w:cs="Microsoft Sans Serif"/>
          <w:i/>
          <w:sz w:val="24"/>
          <w:szCs w:val="24"/>
          <w:lang w:val="lt-LT"/>
        </w:rPr>
        <w:t>surveys</w:t>
      </w:r>
      <w:commentRangeEnd w:id="22"/>
      <w:r w:rsidR="005830B3" w:rsidRPr="00C367F6">
        <w:rPr>
          <w:rStyle w:val="CommentReference"/>
          <w:lang w:val="lt-LT"/>
        </w:rPr>
        <w:commentReference w:id="22"/>
      </w:r>
      <w:r w:rsidRPr="00C367F6">
        <w:rPr>
          <w:rFonts w:ascii="Microsoft Sans Serif" w:eastAsia="Times New Roman" w:hAnsi="Microsoft Sans Serif" w:cs="Microsoft Sans Serif"/>
          <w:i/>
          <w:sz w:val="24"/>
          <w:szCs w:val="24"/>
          <w:lang w:val="lt-LT"/>
        </w:rPr>
        <w:t xml:space="preserve">. This model didn’t fit </w:t>
      </w:r>
      <w:ins w:id="23" w:author="DCelov" w:date="2015-11-29T19:44:00Z">
        <w:r w:rsidR="005830B3" w:rsidRPr="00C367F6">
          <w:rPr>
            <w:rFonts w:ascii="Microsoft Sans Serif" w:eastAsia="Times New Roman" w:hAnsi="Microsoft Sans Serif" w:cs="Microsoft Sans Serif"/>
            <w:i/>
            <w:sz w:val="24"/>
            <w:szCs w:val="24"/>
            <w:lang w:val="lt-LT"/>
          </w:rPr>
          <w:t xml:space="preserve">services </w:t>
        </w:r>
      </w:ins>
      <w:r w:rsidRPr="00C367F6">
        <w:rPr>
          <w:rFonts w:ascii="Microsoft Sans Serif" w:eastAsia="Times New Roman" w:hAnsi="Microsoft Sans Serif" w:cs="Microsoft Sans Serif"/>
          <w:i/>
          <w:sz w:val="24"/>
          <w:szCs w:val="24"/>
          <w:lang w:val="lt-LT"/>
        </w:rPr>
        <w:t>sector</w:t>
      </w:r>
      <w:del w:id="24" w:author="DCelov" w:date="2015-11-29T19:44:00Z">
        <w:r w:rsidRPr="00C367F6" w:rsidDel="005830B3">
          <w:rPr>
            <w:rFonts w:ascii="Microsoft Sans Serif" w:eastAsia="Times New Roman" w:hAnsi="Microsoft Sans Serif" w:cs="Microsoft Sans Serif"/>
            <w:i/>
            <w:sz w:val="24"/>
            <w:szCs w:val="24"/>
            <w:lang w:val="lt-LT"/>
          </w:rPr>
          <w:delText xml:space="preserve"> of services</w:delText>
        </w:r>
      </w:del>
      <w:r w:rsidRPr="00C367F6">
        <w:rPr>
          <w:rFonts w:ascii="Microsoft Sans Serif" w:eastAsia="Times New Roman" w:hAnsi="Microsoft Sans Serif" w:cs="Microsoft Sans Serif"/>
          <w:i/>
          <w:sz w:val="24"/>
          <w:szCs w:val="24"/>
          <w:lang w:val="lt-LT"/>
        </w:rPr>
        <w:t xml:space="preserve">. During </w:t>
      </w:r>
      <w:del w:id="25" w:author="DCelov" w:date="2015-11-29T19:47:00Z">
        <w:r w:rsidRPr="00C367F6" w:rsidDel="005830B3">
          <w:rPr>
            <w:rFonts w:ascii="Microsoft Sans Serif" w:eastAsia="Times New Roman" w:hAnsi="Microsoft Sans Serif" w:cs="Microsoft Sans Serif"/>
            <w:i/>
            <w:sz w:val="24"/>
            <w:szCs w:val="24"/>
            <w:lang w:val="lt-LT"/>
          </w:rPr>
          <w:delText xml:space="preserve">assays </w:delText>
        </w:r>
      </w:del>
      <w:ins w:id="26" w:author="DCelov" w:date="2015-11-29T19:47:00Z">
        <w:r w:rsidR="005830B3" w:rsidRPr="00C367F6">
          <w:rPr>
            <w:rFonts w:ascii="Microsoft Sans Serif" w:eastAsia="Times New Roman" w:hAnsi="Microsoft Sans Serif" w:cs="Microsoft Sans Serif"/>
            <w:i/>
            <w:sz w:val="24"/>
            <w:szCs w:val="24"/>
            <w:lang w:val="lt-LT"/>
          </w:rPr>
          <w:t xml:space="preserve">model specification stage </w:t>
        </w:r>
      </w:ins>
      <w:r w:rsidRPr="00C367F6">
        <w:rPr>
          <w:rFonts w:ascii="Microsoft Sans Serif" w:eastAsia="Times New Roman" w:hAnsi="Microsoft Sans Serif" w:cs="Microsoft Sans Serif"/>
          <w:i/>
          <w:sz w:val="24"/>
          <w:szCs w:val="24"/>
          <w:lang w:val="lt-LT"/>
        </w:rPr>
        <w:t xml:space="preserve">it was obtained, that inflation of sector of services meaningful depends from </w:t>
      </w:r>
      <w:ins w:id="27" w:author="DCelov" w:date="2015-11-29T19:46:00Z">
        <w:r w:rsidR="005830B3" w:rsidRPr="00C367F6">
          <w:rPr>
            <w:rFonts w:ascii="Microsoft Sans Serif" w:eastAsia="Times New Roman" w:hAnsi="Microsoft Sans Serif" w:cs="Microsoft Sans Serif"/>
            <w:i/>
            <w:sz w:val="24"/>
            <w:szCs w:val="24"/>
            <w:lang w:val="lt-LT"/>
          </w:rPr>
          <w:t xml:space="preserve">the </w:t>
        </w:r>
      </w:ins>
      <w:r w:rsidRPr="00C367F6">
        <w:rPr>
          <w:rFonts w:ascii="Microsoft Sans Serif" w:eastAsia="Times New Roman" w:hAnsi="Microsoft Sans Serif" w:cs="Microsoft Sans Serif"/>
          <w:i/>
          <w:sz w:val="24"/>
          <w:szCs w:val="24"/>
          <w:lang w:val="lt-LT"/>
        </w:rPr>
        <w:t xml:space="preserve">last period </w:t>
      </w:r>
      <w:ins w:id="28" w:author="DCelov" w:date="2015-11-29T19:46:00Z">
        <w:r w:rsidR="005830B3" w:rsidRPr="00C367F6">
          <w:rPr>
            <w:rFonts w:ascii="Microsoft Sans Serif" w:eastAsia="Times New Roman" w:hAnsi="Microsoft Sans Serif" w:cs="Microsoft Sans Serif"/>
            <w:i/>
            <w:sz w:val="24"/>
            <w:szCs w:val="24"/>
            <w:lang w:val="lt-LT"/>
          </w:rPr>
          <w:t>of</w:t>
        </w:r>
      </w:ins>
      <w:r w:rsidRPr="00C367F6">
        <w:rPr>
          <w:rFonts w:ascii="Microsoft Sans Serif" w:eastAsia="Times New Roman" w:hAnsi="Microsoft Sans Serif" w:cs="Microsoft Sans Serif"/>
          <w:i/>
          <w:sz w:val="24"/>
          <w:szCs w:val="24"/>
          <w:lang w:val="lt-LT"/>
        </w:rPr>
        <w:t xml:space="preserve"> inflation and difference of real unit labor cost of last period. Ballasa-Samuelson effect doesn’t confirm costs of these sectors, </w:t>
      </w:r>
      <w:del w:id="29" w:author="DCelov" w:date="2015-11-29T19:47:00Z">
        <w:r w:rsidRPr="00C367F6" w:rsidDel="005830B3">
          <w:rPr>
            <w:rFonts w:ascii="Microsoft Sans Serif" w:eastAsia="Times New Roman" w:hAnsi="Microsoft Sans Serif" w:cs="Microsoft Sans Serif"/>
            <w:i/>
            <w:sz w:val="24"/>
            <w:szCs w:val="24"/>
            <w:lang w:val="lt-LT"/>
          </w:rPr>
          <w:delText xml:space="preserve">that’s to say </w:delText>
        </w:r>
      </w:del>
      <w:ins w:id="30" w:author="DCelov" w:date="2015-11-29T19:47:00Z">
        <w:r w:rsidR="005830B3" w:rsidRPr="00C367F6">
          <w:rPr>
            <w:rFonts w:ascii="Microsoft Sans Serif" w:eastAsia="Times New Roman" w:hAnsi="Microsoft Sans Serif" w:cs="Microsoft Sans Serif"/>
            <w:i/>
            <w:sz w:val="24"/>
            <w:szCs w:val="24"/>
            <w:lang w:val="lt-LT"/>
          </w:rPr>
          <w:t xml:space="preserve">in other </w:t>
        </w:r>
        <w:r w:rsidR="005830B3" w:rsidRPr="00C367F6">
          <w:rPr>
            <w:rFonts w:ascii="Microsoft Sans Serif" w:eastAsia="Times New Roman" w:hAnsi="Microsoft Sans Serif" w:cs="Microsoft Sans Serif"/>
            <w:i/>
            <w:sz w:val="24"/>
            <w:szCs w:val="24"/>
            <w:lang w:val="lt-LT"/>
          </w:rPr>
          <w:lastRenderedPageBreak/>
          <w:t xml:space="preserve">words, </w:t>
        </w:r>
      </w:ins>
      <w:r w:rsidRPr="00C367F6">
        <w:rPr>
          <w:rFonts w:ascii="Microsoft Sans Serif" w:eastAsia="Times New Roman" w:hAnsi="Microsoft Sans Serif" w:cs="Microsoft Sans Serif"/>
          <w:i/>
          <w:sz w:val="24"/>
          <w:szCs w:val="24"/>
          <w:lang w:val="lt-LT"/>
        </w:rPr>
        <w:t>th</w:t>
      </w:r>
      <w:ins w:id="31" w:author="DCelov" w:date="2015-11-29T19:48:00Z">
        <w:r w:rsidR="005830B3" w:rsidRPr="00C367F6">
          <w:rPr>
            <w:rFonts w:ascii="Microsoft Sans Serif" w:eastAsia="Times New Roman" w:hAnsi="Microsoft Sans Serif" w:cs="Microsoft Sans Serif"/>
            <w:i/>
            <w:sz w:val="24"/>
            <w:szCs w:val="24"/>
            <w:lang w:val="lt-LT"/>
          </w:rPr>
          <w:t>e</w:t>
        </w:r>
      </w:ins>
      <w:del w:id="32" w:author="DCelov" w:date="2015-11-29T19:48:00Z">
        <w:r w:rsidRPr="00C367F6" w:rsidDel="005830B3">
          <w:rPr>
            <w:rFonts w:ascii="Microsoft Sans Serif" w:eastAsia="Times New Roman" w:hAnsi="Microsoft Sans Serif" w:cs="Microsoft Sans Serif"/>
            <w:i/>
            <w:sz w:val="24"/>
            <w:szCs w:val="24"/>
            <w:lang w:val="lt-LT"/>
          </w:rPr>
          <w:delText>at</w:delText>
        </w:r>
      </w:del>
      <w:r w:rsidRPr="00C367F6">
        <w:rPr>
          <w:rFonts w:ascii="Microsoft Sans Serif" w:eastAsia="Times New Roman" w:hAnsi="Microsoft Sans Serif" w:cs="Microsoft Sans Serif"/>
          <w:i/>
          <w:sz w:val="24"/>
          <w:szCs w:val="24"/>
          <w:lang w:val="lt-LT"/>
        </w:rPr>
        <w:t xml:space="preserve"> costs of </w:t>
      </w:r>
      <w:ins w:id="33" w:author="DCelov" w:date="2015-11-29T19:48:00Z">
        <w:r w:rsidR="005830B3" w:rsidRPr="00C367F6">
          <w:rPr>
            <w:rFonts w:ascii="Microsoft Sans Serif" w:eastAsia="Times New Roman" w:hAnsi="Microsoft Sans Serif" w:cs="Microsoft Sans Serif"/>
            <w:i/>
            <w:sz w:val="24"/>
            <w:szCs w:val="24"/>
            <w:lang w:val="lt-LT"/>
          </w:rPr>
          <w:t xml:space="preserve">manufacturing </w:t>
        </w:r>
      </w:ins>
      <w:r w:rsidRPr="00C367F6">
        <w:rPr>
          <w:rFonts w:ascii="Microsoft Sans Serif" w:eastAsia="Times New Roman" w:hAnsi="Microsoft Sans Serif" w:cs="Microsoft Sans Serif"/>
          <w:i/>
          <w:sz w:val="24"/>
          <w:szCs w:val="24"/>
          <w:lang w:val="lt-LT"/>
        </w:rPr>
        <w:t xml:space="preserve">sector </w:t>
      </w:r>
      <w:del w:id="34" w:author="DCelov" w:date="2015-11-29T19:48:00Z">
        <w:r w:rsidRPr="00C367F6" w:rsidDel="005830B3">
          <w:rPr>
            <w:rFonts w:ascii="Microsoft Sans Serif" w:eastAsia="Times New Roman" w:hAnsi="Microsoft Sans Serif" w:cs="Microsoft Sans Serif"/>
            <w:i/>
            <w:sz w:val="24"/>
            <w:szCs w:val="24"/>
            <w:lang w:val="lt-LT"/>
          </w:rPr>
          <w:delText xml:space="preserve">of manufacturing </w:delText>
        </w:r>
      </w:del>
      <w:r w:rsidRPr="00C367F6">
        <w:rPr>
          <w:rFonts w:ascii="Microsoft Sans Serif" w:eastAsia="Times New Roman" w:hAnsi="Microsoft Sans Serif" w:cs="Microsoft Sans Serif"/>
          <w:i/>
          <w:sz w:val="24"/>
          <w:szCs w:val="24"/>
          <w:lang w:val="lt-LT"/>
        </w:rPr>
        <w:t xml:space="preserve">doesn’t have meaningful influence to </w:t>
      </w:r>
      <w:ins w:id="35" w:author="DCelov" w:date="2015-11-29T19:48:00Z">
        <w:r w:rsidR="005830B3" w:rsidRPr="00C367F6">
          <w:rPr>
            <w:rFonts w:ascii="Microsoft Sans Serif" w:eastAsia="Times New Roman" w:hAnsi="Microsoft Sans Serif" w:cs="Microsoft Sans Serif"/>
            <w:i/>
            <w:sz w:val="24"/>
            <w:szCs w:val="24"/>
            <w:lang w:val="lt-LT"/>
          </w:rPr>
          <w:t xml:space="preserve">services </w:t>
        </w:r>
      </w:ins>
      <w:r w:rsidRPr="00C367F6">
        <w:rPr>
          <w:rFonts w:ascii="Microsoft Sans Serif" w:eastAsia="Times New Roman" w:hAnsi="Microsoft Sans Serif" w:cs="Microsoft Sans Serif"/>
          <w:i/>
          <w:sz w:val="24"/>
          <w:szCs w:val="24"/>
          <w:lang w:val="lt-LT"/>
        </w:rPr>
        <w:t>sector</w:t>
      </w:r>
      <w:del w:id="36" w:author="DCelov" w:date="2015-11-29T19:48:00Z">
        <w:r w:rsidRPr="00C367F6" w:rsidDel="005830B3">
          <w:rPr>
            <w:rFonts w:ascii="Microsoft Sans Serif" w:eastAsia="Times New Roman" w:hAnsi="Microsoft Sans Serif" w:cs="Microsoft Sans Serif"/>
            <w:i/>
            <w:sz w:val="24"/>
            <w:szCs w:val="24"/>
            <w:lang w:val="lt-LT"/>
          </w:rPr>
          <w:delText xml:space="preserve"> of services</w:delText>
        </w:r>
      </w:del>
      <w:r w:rsidRPr="00C367F6">
        <w:rPr>
          <w:rFonts w:ascii="Microsoft Sans Serif" w:eastAsia="Times New Roman" w:hAnsi="Microsoft Sans Serif" w:cs="Microsoft Sans Serif"/>
          <w:i/>
          <w:sz w:val="24"/>
          <w:szCs w:val="24"/>
          <w:lang w:val="lt-LT"/>
        </w:rPr>
        <w:t>. Finally, sector of services ha</w:t>
      </w:r>
      <w:ins w:id="37" w:author="DCelov" w:date="2015-11-29T19:48:00Z">
        <w:r w:rsidR="005830B3" w:rsidRPr="00C367F6">
          <w:rPr>
            <w:rFonts w:ascii="Microsoft Sans Serif" w:eastAsia="Times New Roman" w:hAnsi="Microsoft Sans Serif" w:cs="Microsoft Sans Serif"/>
            <w:i/>
            <w:sz w:val="24"/>
            <w:szCs w:val="24"/>
            <w:lang w:val="lt-LT"/>
          </w:rPr>
          <w:t>s</w:t>
        </w:r>
      </w:ins>
      <w:del w:id="38" w:author="DCelov" w:date="2015-11-29T19:48:00Z">
        <w:r w:rsidRPr="00C367F6" w:rsidDel="005830B3">
          <w:rPr>
            <w:rFonts w:ascii="Microsoft Sans Serif" w:eastAsia="Times New Roman" w:hAnsi="Microsoft Sans Serif" w:cs="Microsoft Sans Serif"/>
            <w:i/>
            <w:sz w:val="24"/>
            <w:szCs w:val="24"/>
            <w:lang w:val="lt-LT"/>
          </w:rPr>
          <w:delText>ve</w:delText>
        </w:r>
      </w:del>
      <w:r w:rsidRPr="00C367F6">
        <w:rPr>
          <w:rFonts w:ascii="Microsoft Sans Serif" w:eastAsia="Times New Roman" w:hAnsi="Microsoft Sans Serif" w:cs="Microsoft Sans Serif"/>
          <w:i/>
          <w:sz w:val="24"/>
          <w:szCs w:val="24"/>
          <w:lang w:val="lt-LT"/>
        </w:rPr>
        <w:t xml:space="preserve"> volatility, unlike sector of manufacturing</w:t>
      </w:r>
      <w:del w:id="39" w:author="DCelov" w:date="2015-11-29T19:48:00Z">
        <w:r w:rsidRPr="00C367F6" w:rsidDel="005830B3">
          <w:rPr>
            <w:rFonts w:ascii="Microsoft Sans Serif" w:eastAsia="Times New Roman" w:hAnsi="Microsoft Sans Serif" w:cs="Microsoft Sans Serif"/>
            <w:i/>
            <w:sz w:val="24"/>
            <w:szCs w:val="24"/>
            <w:lang w:val="lt-LT"/>
          </w:rPr>
          <w:delText xml:space="preserve"> which doesn’t</w:delText>
        </w:r>
      </w:del>
      <w:r w:rsidRPr="00C367F6">
        <w:rPr>
          <w:rFonts w:ascii="Microsoft Sans Serif" w:eastAsia="Times New Roman" w:hAnsi="Microsoft Sans Serif" w:cs="Microsoft Sans Serif"/>
          <w:i/>
          <w:sz w:val="24"/>
          <w:szCs w:val="24"/>
          <w:lang w:val="lt-LT"/>
        </w:rPr>
        <w:t>.</w:t>
      </w:r>
    </w:p>
    <w:p w:rsidR="00C91667" w:rsidRPr="00C367F6" w:rsidRDefault="00C91667">
      <w:pPr>
        <w:pStyle w:val="Normal1"/>
        <w:spacing w:after="0" w:line="360" w:lineRule="auto"/>
        <w:ind w:left="-5" w:firstLine="285"/>
        <w:jc w:val="center"/>
        <w:rPr>
          <w:rFonts w:ascii="Microsoft Sans Serif" w:hAnsi="Microsoft Sans Serif" w:cs="Microsoft Sans Serif"/>
          <w:lang w:val="lt-LT"/>
        </w:rPr>
      </w:pPr>
    </w:p>
    <w:p w:rsidR="00C91667" w:rsidRPr="00C367F6" w:rsidRDefault="00E63D23">
      <w:pPr>
        <w:pStyle w:val="Normal1"/>
        <w:spacing w:after="0" w:line="360" w:lineRule="auto"/>
        <w:ind w:left="-5" w:firstLine="285"/>
        <w:jc w:val="center"/>
        <w:rPr>
          <w:rFonts w:ascii="Microsoft Sans Serif" w:hAnsi="Microsoft Sans Serif" w:cs="Microsoft Sans Serif"/>
          <w:lang w:val="lt-LT"/>
        </w:rPr>
      </w:pPr>
      <w:r w:rsidRPr="00C367F6">
        <w:rPr>
          <w:rFonts w:ascii="Microsoft Sans Serif" w:eastAsia="Times New Roman" w:hAnsi="Microsoft Sans Serif" w:cs="Microsoft Sans Serif"/>
          <w:b/>
          <w:sz w:val="24"/>
          <w:szCs w:val="24"/>
          <w:lang w:val="lt-LT"/>
        </w:rPr>
        <w:t>Darbe naudojami trumpiniai</w:t>
      </w:r>
    </w:p>
    <w:p w:rsidR="00C91667" w:rsidRPr="00C367F6" w:rsidRDefault="00C91667">
      <w:pPr>
        <w:pStyle w:val="Normal1"/>
        <w:spacing w:after="0" w:line="360" w:lineRule="auto"/>
        <w:ind w:left="-5" w:firstLine="285"/>
        <w:jc w:val="center"/>
        <w:rPr>
          <w:rFonts w:ascii="Microsoft Sans Serif" w:hAnsi="Microsoft Sans Serif" w:cs="Microsoft Sans Serif"/>
          <w:lang w:val="lt-LT"/>
        </w:rPr>
      </w:pPr>
    </w:p>
    <w:p w:rsidR="00933580" w:rsidRPr="00C367F6" w:rsidRDefault="00E63D23">
      <w:pPr>
        <w:pStyle w:val="Normal1"/>
        <w:tabs>
          <w:tab w:val="left" w:pos="1134"/>
        </w:tabs>
        <w:spacing w:after="0" w:line="360" w:lineRule="auto"/>
        <w:ind w:left="284" w:firstLine="285"/>
        <w:rPr>
          <w:rFonts w:ascii="Microsoft Sans Serif" w:hAnsi="Microsoft Sans Serif" w:cs="Microsoft Sans Serif"/>
          <w:lang w:val="lt-LT"/>
        </w:rPr>
        <w:pPrChange w:id="40" w:author="DCelov" w:date="2015-11-29T19:48:00Z">
          <w:pPr>
            <w:pStyle w:val="Normal1"/>
            <w:spacing w:after="0" w:line="360" w:lineRule="auto"/>
            <w:ind w:left="-5" w:firstLine="285"/>
            <w:jc w:val="center"/>
          </w:pPr>
        </w:pPrChange>
      </w:pPr>
      <w:r w:rsidRPr="00C367F6">
        <w:rPr>
          <w:rFonts w:ascii="Microsoft Sans Serif" w:eastAsia="Times New Roman" w:hAnsi="Microsoft Sans Serif" w:cs="Microsoft Sans Serif"/>
          <w:i/>
          <w:sz w:val="24"/>
          <w:szCs w:val="24"/>
          <w:lang w:val="lt-LT"/>
        </w:rPr>
        <w:t>NKPC</w:t>
      </w:r>
      <w:r w:rsidRPr="00C367F6">
        <w:rPr>
          <w:rFonts w:ascii="Microsoft Sans Serif" w:eastAsia="Times New Roman" w:hAnsi="Microsoft Sans Serif" w:cs="Microsoft Sans Serif"/>
          <w:sz w:val="24"/>
          <w:szCs w:val="24"/>
          <w:lang w:val="lt-LT"/>
        </w:rPr>
        <w:t xml:space="preserve"> </w:t>
      </w:r>
      <w:r w:rsidR="005830B3" w:rsidRPr="00C367F6">
        <w:rPr>
          <w:rFonts w:ascii="Microsoft Sans Serif" w:eastAsia="Times New Roman" w:hAnsi="Microsoft Sans Serif" w:cs="Microsoft Sans Serif"/>
          <w:sz w:val="24"/>
          <w:szCs w:val="24"/>
          <w:lang w:val="lt-LT"/>
        </w:rPr>
        <w:tab/>
        <w:t>- n</w:t>
      </w:r>
      <w:r w:rsidRPr="00C367F6">
        <w:rPr>
          <w:rFonts w:ascii="Microsoft Sans Serif" w:eastAsia="Times New Roman" w:hAnsi="Microsoft Sans Serif" w:cs="Microsoft Sans Serif"/>
          <w:sz w:val="24"/>
          <w:szCs w:val="24"/>
          <w:lang w:val="lt-LT"/>
        </w:rPr>
        <w:t>aujųjų Keinsistų Filipso kreivė (</w:t>
      </w:r>
      <w:del w:id="41" w:author="DCelov" w:date="2015-11-29T19:49:00Z">
        <w:r w:rsidRPr="00C367F6" w:rsidDel="005830B3">
          <w:rPr>
            <w:rFonts w:ascii="Microsoft Sans Serif" w:eastAsia="Times New Roman" w:hAnsi="Microsoft Sans Serif" w:cs="Microsoft Sans Serif"/>
            <w:sz w:val="24"/>
            <w:szCs w:val="24"/>
            <w:lang w:val="lt-LT"/>
          </w:rPr>
          <w:delText xml:space="preserve"> </w:delText>
        </w:r>
      </w:del>
      <w:r w:rsidR="005830B3" w:rsidRPr="00C367F6">
        <w:rPr>
          <w:rFonts w:ascii="Microsoft Sans Serif" w:eastAsia="Times New Roman" w:hAnsi="Microsoft Sans Serif" w:cs="Microsoft Sans Serif"/>
          <w:sz w:val="24"/>
          <w:szCs w:val="24"/>
          <w:lang w:val="lt-LT"/>
        </w:rPr>
        <w:t>n</w:t>
      </w:r>
      <w:r w:rsidRPr="00C367F6">
        <w:rPr>
          <w:rFonts w:ascii="Microsoft Sans Serif" w:eastAsia="Times New Roman" w:hAnsi="Microsoft Sans Serif" w:cs="Microsoft Sans Serif"/>
          <w:sz w:val="24"/>
          <w:szCs w:val="24"/>
          <w:lang w:val="lt-LT"/>
        </w:rPr>
        <w:t>ew Keynisian Phillips curve)</w:t>
      </w:r>
    </w:p>
    <w:p w:rsidR="00933580" w:rsidRPr="00C367F6" w:rsidRDefault="00E63D23">
      <w:pPr>
        <w:pStyle w:val="Normal1"/>
        <w:tabs>
          <w:tab w:val="left" w:pos="1134"/>
        </w:tabs>
        <w:spacing w:after="0" w:line="360" w:lineRule="auto"/>
        <w:ind w:left="284" w:firstLine="285"/>
        <w:rPr>
          <w:rFonts w:ascii="Microsoft Sans Serif" w:hAnsi="Microsoft Sans Serif" w:cs="Microsoft Sans Serif"/>
          <w:lang w:val="lt-LT"/>
        </w:rPr>
        <w:pPrChange w:id="42" w:author="DCelov" w:date="2015-11-29T19:48:00Z">
          <w:pPr>
            <w:pStyle w:val="Normal1"/>
            <w:spacing w:after="0" w:line="360" w:lineRule="auto"/>
            <w:ind w:left="-5" w:firstLine="285"/>
            <w:jc w:val="center"/>
          </w:pPr>
        </w:pPrChange>
      </w:pPr>
      <w:r w:rsidRPr="00C367F6">
        <w:rPr>
          <w:rFonts w:ascii="Microsoft Sans Serif" w:eastAsia="Times New Roman" w:hAnsi="Microsoft Sans Serif" w:cs="Microsoft Sans Serif"/>
          <w:i/>
          <w:sz w:val="24"/>
          <w:szCs w:val="24"/>
          <w:lang w:val="lt-LT"/>
        </w:rPr>
        <w:t xml:space="preserve">RULC </w:t>
      </w:r>
      <w:r w:rsidR="005830B3"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 xml:space="preserve">- </w:t>
      </w:r>
      <w:r w:rsidRPr="00C367F6">
        <w:rPr>
          <w:rFonts w:ascii="Microsoft Sans Serif" w:eastAsia="Times New Roman" w:hAnsi="Microsoft Sans Serif" w:cs="Microsoft Sans Serif"/>
          <w:sz w:val="24"/>
          <w:szCs w:val="24"/>
          <w:lang w:val="lt-LT"/>
        </w:rPr>
        <w:t>realioji vienetinė darbo kaina (</w:t>
      </w:r>
      <w:del w:id="43" w:author="DCelov" w:date="2015-11-29T19:49:00Z">
        <w:r w:rsidRPr="00C367F6" w:rsidDel="005830B3">
          <w:rPr>
            <w:rFonts w:ascii="Microsoft Sans Serif" w:eastAsia="Times New Roman" w:hAnsi="Microsoft Sans Serif" w:cs="Microsoft Sans Serif"/>
            <w:sz w:val="24"/>
            <w:szCs w:val="24"/>
            <w:lang w:val="lt-LT"/>
          </w:rPr>
          <w:delText xml:space="preserve"> </w:delText>
        </w:r>
      </w:del>
      <w:r w:rsidR="005830B3" w:rsidRPr="00C367F6">
        <w:rPr>
          <w:rFonts w:ascii="Microsoft Sans Serif" w:eastAsia="Times New Roman" w:hAnsi="Microsoft Sans Serif" w:cs="Microsoft Sans Serif"/>
          <w:sz w:val="24"/>
          <w:szCs w:val="24"/>
          <w:lang w:val="lt-LT"/>
        </w:rPr>
        <w:t>r</w:t>
      </w:r>
      <w:r w:rsidRPr="00C367F6">
        <w:rPr>
          <w:rFonts w:ascii="Microsoft Sans Serif" w:eastAsia="Times New Roman" w:hAnsi="Microsoft Sans Serif" w:cs="Microsoft Sans Serif"/>
          <w:sz w:val="24"/>
          <w:szCs w:val="24"/>
          <w:lang w:val="lt-LT"/>
        </w:rPr>
        <w:t>eal unit labor cost)</w:t>
      </w:r>
    </w:p>
    <w:p w:rsidR="00933580" w:rsidRPr="00C367F6" w:rsidRDefault="00E63D23">
      <w:pPr>
        <w:pStyle w:val="Normal1"/>
        <w:tabs>
          <w:tab w:val="left" w:pos="1134"/>
        </w:tabs>
        <w:spacing w:after="0" w:line="360" w:lineRule="auto"/>
        <w:ind w:left="284" w:firstLine="285"/>
        <w:rPr>
          <w:rFonts w:ascii="Microsoft Sans Serif" w:hAnsi="Microsoft Sans Serif" w:cs="Microsoft Sans Serif"/>
          <w:lang w:val="lt-LT"/>
        </w:rPr>
        <w:pPrChange w:id="44" w:author="DCelov" w:date="2015-11-29T19:48:00Z">
          <w:pPr>
            <w:pStyle w:val="Normal1"/>
            <w:spacing w:after="0" w:line="360" w:lineRule="auto"/>
            <w:ind w:left="-5" w:firstLine="285"/>
            <w:jc w:val="center"/>
          </w:pPr>
        </w:pPrChange>
      </w:pPr>
      <w:r w:rsidRPr="00C367F6">
        <w:rPr>
          <w:rFonts w:ascii="Microsoft Sans Serif" w:eastAsia="Times New Roman" w:hAnsi="Microsoft Sans Serif" w:cs="Microsoft Sans Serif"/>
          <w:i/>
          <w:sz w:val="24"/>
          <w:szCs w:val="24"/>
          <w:lang w:val="lt-LT"/>
        </w:rPr>
        <w:t xml:space="preserve">SVKI </w:t>
      </w:r>
      <w:r w:rsidR="005830B3" w:rsidRPr="00C367F6">
        <w:rPr>
          <w:rFonts w:ascii="Microsoft Sans Serif" w:eastAsia="Times New Roman" w:hAnsi="Microsoft Sans Serif" w:cs="Microsoft Sans Serif"/>
          <w:i/>
          <w:sz w:val="24"/>
          <w:szCs w:val="24"/>
          <w:lang w:val="lt-LT"/>
        </w:rPr>
        <w:tab/>
      </w:r>
      <w:r w:rsidRPr="00C367F6">
        <w:rPr>
          <w:rFonts w:ascii="Microsoft Sans Serif" w:eastAsia="Times New Roman" w:hAnsi="Microsoft Sans Serif" w:cs="Microsoft Sans Serif"/>
          <w:i/>
          <w:sz w:val="24"/>
          <w:szCs w:val="24"/>
          <w:lang w:val="lt-LT"/>
        </w:rPr>
        <w:t xml:space="preserve">- </w:t>
      </w:r>
      <w:r w:rsidR="005830B3" w:rsidRPr="00C367F6">
        <w:rPr>
          <w:rFonts w:ascii="Microsoft Sans Serif" w:eastAsia="Times New Roman" w:hAnsi="Microsoft Sans Serif" w:cs="Microsoft Sans Serif"/>
          <w:sz w:val="24"/>
          <w:szCs w:val="24"/>
          <w:lang w:val="lt-LT"/>
        </w:rPr>
        <w:t>s</w:t>
      </w:r>
      <w:r w:rsidRPr="00C367F6">
        <w:rPr>
          <w:rFonts w:ascii="Microsoft Sans Serif" w:eastAsia="Times New Roman" w:hAnsi="Microsoft Sans Serif" w:cs="Microsoft Sans Serif"/>
          <w:sz w:val="24"/>
          <w:szCs w:val="24"/>
          <w:lang w:val="lt-LT"/>
        </w:rPr>
        <w:t>uderintas vartotojų kainų indeksas</w:t>
      </w:r>
    </w:p>
    <w:p w:rsidR="00933580" w:rsidRPr="00C367F6" w:rsidRDefault="00E63D23">
      <w:pPr>
        <w:pStyle w:val="Normal1"/>
        <w:tabs>
          <w:tab w:val="left" w:pos="1134"/>
        </w:tabs>
        <w:spacing w:after="0" w:line="360" w:lineRule="auto"/>
        <w:ind w:left="284" w:firstLine="285"/>
        <w:rPr>
          <w:rFonts w:ascii="Microsoft Sans Serif" w:hAnsi="Microsoft Sans Serif" w:cs="Microsoft Sans Serif"/>
          <w:lang w:val="lt-LT"/>
        </w:rPr>
        <w:pPrChange w:id="45" w:author="DCelov" w:date="2015-11-29T19:48:00Z">
          <w:pPr>
            <w:pStyle w:val="Normal1"/>
            <w:spacing w:after="0" w:line="360" w:lineRule="auto"/>
            <w:ind w:left="-5" w:firstLine="285"/>
            <w:jc w:val="center"/>
          </w:pPr>
        </w:pPrChange>
      </w:pPr>
      <w:r w:rsidRPr="00C367F6">
        <w:rPr>
          <w:rFonts w:ascii="Microsoft Sans Serif" w:eastAsia="Times New Roman" w:hAnsi="Microsoft Sans Serif" w:cs="Microsoft Sans Serif"/>
          <w:i/>
          <w:sz w:val="24"/>
          <w:szCs w:val="24"/>
          <w:lang w:val="lt-LT"/>
        </w:rPr>
        <w:t>ECM</w:t>
      </w:r>
      <w:r w:rsidRPr="00C367F6">
        <w:rPr>
          <w:rFonts w:ascii="Microsoft Sans Serif" w:eastAsia="Times New Roman" w:hAnsi="Microsoft Sans Serif" w:cs="Microsoft Sans Serif"/>
          <w:sz w:val="24"/>
          <w:szCs w:val="24"/>
          <w:lang w:val="lt-LT"/>
        </w:rPr>
        <w:t xml:space="preserve"> </w:t>
      </w:r>
      <w:r w:rsidR="005830B3" w:rsidRPr="00C367F6">
        <w:rPr>
          <w:rFonts w:ascii="Microsoft Sans Serif" w:eastAsia="Times New Roman" w:hAnsi="Microsoft Sans Serif" w:cs="Microsoft Sans Serif"/>
          <w:sz w:val="24"/>
          <w:szCs w:val="24"/>
          <w:lang w:val="lt-LT"/>
        </w:rPr>
        <w:tab/>
      </w:r>
      <w:r w:rsidRPr="00C367F6">
        <w:rPr>
          <w:rFonts w:ascii="Microsoft Sans Serif" w:eastAsia="Times New Roman" w:hAnsi="Microsoft Sans Serif" w:cs="Microsoft Sans Serif"/>
          <w:sz w:val="24"/>
          <w:szCs w:val="24"/>
          <w:lang w:val="lt-LT"/>
        </w:rPr>
        <w:t>- paklaidų pataisymo modelis (</w:t>
      </w:r>
      <w:del w:id="46" w:author="DCelov" w:date="2015-11-29T19:49:00Z">
        <w:r w:rsidRPr="00C367F6" w:rsidDel="005830B3">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error correction model)</w:t>
      </w:r>
    </w:p>
    <w:p w:rsidR="00C91667" w:rsidRPr="00C367F6" w:rsidRDefault="00C91667">
      <w:pPr>
        <w:pStyle w:val="Normal1"/>
        <w:spacing w:after="0" w:line="360" w:lineRule="auto"/>
        <w:ind w:left="-5" w:firstLine="285"/>
        <w:jc w:val="center"/>
        <w:rPr>
          <w:rFonts w:ascii="Microsoft Sans Serif" w:hAnsi="Microsoft Sans Serif" w:cs="Microsoft Sans Serif"/>
          <w:lang w:val="lt-LT"/>
        </w:rPr>
      </w:pPr>
    </w:p>
    <w:p w:rsidR="00C91667" w:rsidRPr="00C367F6" w:rsidRDefault="00E63D23">
      <w:pPr>
        <w:pStyle w:val="Heading1"/>
        <w:spacing w:after="0" w:line="360" w:lineRule="auto"/>
        <w:contextualSpacing w:val="0"/>
        <w:rPr>
          <w:rFonts w:ascii="Microsoft Sans Serif" w:hAnsi="Microsoft Sans Serif" w:cs="Microsoft Sans Serif"/>
          <w:lang w:val="lt-LT"/>
        </w:rPr>
      </w:pPr>
      <w:bookmarkStart w:id="47" w:name="h.l1kawsu2d1iz" w:colFirst="0" w:colLast="0"/>
      <w:bookmarkStart w:id="48" w:name="_Toc436578912"/>
      <w:bookmarkEnd w:id="47"/>
      <w:r w:rsidRPr="00C367F6">
        <w:rPr>
          <w:rFonts w:ascii="Microsoft Sans Serif" w:eastAsia="Times New Roman" w:hAnsi="Microsoft Sans Serif" w:cs="Microsoft Sans Serif"/>
          <w:sz w:val="28"/>
          <w:szCs w:val="28"/>
          <w:lang w:val="lt-LT"/>
        </w:rPr>
        <w:t>1. Įvadas</w:t>
      </w:r>
      <w:bookmarkEnd w:id="48"/>
    </w:p>
    <w:p w:rsidR="00C91667" w:rsidRPr="00C367F6" w:rsidRDefault="00E63D23">
      <w:pPr>
        <w:pStyle w:val="Normal1"/>
        <w:spacing w:after="0" w:line="360" w:lineRule="auto"/>
        <w:ind w:left="567"/>
        <w:rPr>
          <w:rFonts w:ascii="Microsoft Sans Serif" w:hAnsi="Microsoft Sans Serif" w:cs="Microsoft Sans Serif"/>
          <w:lang w:val="lt-LT"/>
        </w:rPr>
      </w:pPr>
      <w:r w:rsidRPr="00C367F6">
        <w:rPr>
          <w:rFonts w:ascii="Microsoft Sans Serif" w:eastAsia="Times New Roman" w:hAnsi="Microsoft Sans Serif" w:cs="Microsoft Sans Serif"/>
          <w:b/>
          <w:sz w:val="18"/>
          <w:szCs w:val="18"/>
          <w:lang w:val="lt-LT"/>
        </w:rPr>
        <w:t xml:space="preserve"> </w:t>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Infliacija yra viena iš svarbiausių makroekonomikos rodiklių. Padedant produkcijos apimčiai ir nedarbo lygiui, ji parodo ne tik šalies ekonominį stabilumą, bet ir socialinę gerovę, tai yra, reikalingas sąlygas ilgalaikei socialiai orientuotai ekonomikos plėtrai. Todėl būtina </w:t>
      </w:r>
      <w:commentRangeStart w:id="49"/>
      <w:r w:rsidRPr="00C367F6">
        <w:rPr>
          <w:rFonts w:ascii="Microsoft Sans Serif" w:eastAsia="Times New Roman" w:hAnsi="Microsoft Sans Serif" w:cs="Microsoft Sans Serif"/>
          <w:sz w:val="24"/>
          <w:szCs w:val="24"/>
          <w:lang w:val="lt-LT"/>
        </w:rPr>
        <w:t>suprasti</w:t>
      </w:r>
      <w:commentRangeEnd w:id="49"/>
      <w:r w:rsidR="00C44C2B" w:rsidRPr="00C367F6">
        <w:rPr>
          <w:rStyle w:val="CommentReference"/>
          <w:lang w:val="lt-LT"/>
        </w:rPr>
        <w:commentReference w:id="49"/>
      </w:r>
      <w:r w:rsidRPr="00C367F6">
        <w:rPr>
          <w:rFonts w:ascii="Microsoft Sans Serif" w:eastAsia="Times New Roman" w:hAnsi="Microsoft Sans Serif" w:cs="Microsoft Sans Serif"/>
          <w:sz w:val="24"/>
          <w:szCs w:val="24"/>
          <w:lang w:val="lt-LT"/>
        </w:rPr>
        <w:t xml:space="preserve"> infliacijos fenomeną ir gebėti nustatyti būsimų kainų lygį. Šį fenomeną galima nagrinėti ne tik kaip valstybės, sąjungos arba pasaulio kainų visumą, bet į jį galime pažiūrėti ir giliau - </w:t>
      </w:r>
      <w:del w:id="50" w:author="DCelov" w:date="2015-11-29T19:52:00Z">
        <w:r w:rsidRPr="00C367F6" w:rsidDel="00C44C2B">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nagrinėti atskirus valstybių sektorius. Tokį mūsų pasirinkimą  lemia tai, kad Lietuvos ekonomika yra maža ir atvira, todėl atviras ir uždaras sektoriai turi gana skirtingas savybes. Šiame darbe nagrinėsime apdirbamosios pramonės (sektorius C) ir paslaugų (sektoriai G-U</w:t>
      </w:r>
      <w:del w:id="51" w:author="DCelov" w:date="2015-11-29T19:53:00Z">
        <w:r w:rsidRPr="00C367F6" w:rsidDel="00A974B9">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 vartotojų kainų infliaciją, apskaičiuotą pagal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 xml:space="preserve">. Sąmoningai į darbą neįtraukėme šalies ūkio sektorių, kuriuos stipriai lemia administruojamos kainos, kadangi jų modeliai dažniausiai tik iš dalies priklauso nuo rinkos pokyčių. Pagrindinis šio darbo tikslas yra pateikti vartotojų kainų analizę šiuose sektoriuose ir sąryšius tarp šių sektorių kainų. </w:t>
      </w:r>
    </w:p>
    <w:p w:rsidR="00C91667" w:rsidRPr="00C367F6" w:rsidRDefault="00E63D23">
      <w:pPr>
        <w:pStyle w:val="Normal1"/>
        <w:spacing w:after="0" w:line="360" w:lineRule="auto"/>
        <w:ind w:left="-5" w:firstLine="285"/>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Pirmoje dalyje parodysime Naujųjų Keinsistų Filipso kreivės sudarymo principą, kuriame infliacija priklauso nuo infliacijos ankstinių, kainų lygio ir praeito ketvirčio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ir tikrinsime, ar šis modelis tinka minėtiems sektoriams bei kokios jo modifikacijos reikalingos. Antroje dalyje, tirsime, ar teisinga hipotezė, kad apdirbamosios pramonės kainų pokyčiai yra svarbūs lemiant paslaugų sektoriaus kainų pokyčius. Kitaip sakant, ar Lietuvos atveju galioja Ballaso</w:t>
      </w:r>
      <w:del w:id="52" w:author="DCelov" w:date="2015-11-29T19:56:00Z">
        <w:r w:rsidRPr="00C367F6" w:rsidDel="00A974B9">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w:t>
      </w:r>
      <w:del w:id="53" w:author="DCelov" w:date="2015-11-29T19:56:00Z">
        <w:r w:rsidRPr="00C367F6" w:rsidDel="00A974B9">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Samuelsono efektas. Trečioje dalyje tikrinome hipotezę, </w:t>
      </w:r>
      <w:r w:rsidRPr="00C367F6">
        <w:rPr>
          <w:rFonts w:ascii="Microsoft Sans Serif" w:eastAsia="Times New Roman" w:hAnsi="Microsoft Sans Serif" w:cs="Microsoft Sans Serif"/>
          <w:sz w:val="24"/>
          <w:szCs w:val="24"/>
          <w:lang w:val="lt-LT"/>
        </w:rPr>
        <w:lastRenderedPageBreak/>
        <w:t>kad paslaugų rinka yra nestabilesnė už pramonės rinka, tai yra, ar galime įtarti, kad apdirbamosios pramonės vartotojų kainos stabiliau reaguoja į šokus nei paslaugų sektoriaus vartotojų kainos.</w:t>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Šiame darbe naudosime Lietuvos nacionalini</w:t>
      </w:r>
      <w:ins w:id="54" w:author="DCelov" w:date="2015-11-29T20:01:00Z">
        <w:r w:rsidR="00A974B9" w:rsidRPr="00C367F6">
          <w:rPr>
            <w:rFonts w:ascii="Microsoft Sans Serif" w:eastAsia="Times New Roman" w:hAnsi="Microsoft Sans Serif" w:cs="Microsoft Sans Serif"/>
            <w:sz w:val="24"/>
            <w:szCs w:val="24"/>
            <w:lang w:val="lt-LT"/>
          </w:rPr>
          <w:t>ų sąskaitų</w:t>
        </w:r>
      </w:ins>
      <w:del w:id="55" w:author="DCelov" w:date="2015-11-29T20:01:00Z">
        <w:r w:rsidRPr="00C367F6" w:rsidDel="00A974B9">
          <w:rPr>
            <w:rFonts w:ascii="Microsoft Sans Serif" w:eastAsia="Times New Roman" w:hAnsi="Microsoft Sans Serif" w:cs="Microsoft Sans Serif"/>
            <w:sz w:val="24"/>
            <w:szCs w:val="24"/>
            <w:lang w:val="lt-LT"/>
          </w:rPr>
          <w:delText>us</w:delText>
        </w:r>
      </w:del>
      <w:r w:rsidRPr="00C367F6">
        <w:rPr>
          <w:rFonts w:ascii="Microsoft Sans Serif" w:eastAsia="Times New Roman" w:hAnsi="Microsoft Sans Serif" w:cs="Microsoft Sans Serif"/>
          <w:sz w:val="24"/>
          <w:szCs w:val="24"/>
          <w:lang w:val="lt-LT"/>
        </w:rPr>
        <w:t xml:space="preserve"> duomenis, paimtus iš Eurostat svetainės. Duomenų eilutę sudaro ketvirtiniai duomenys nuo 2004 metų pirmo ketvirčio iki 2015 metų antro ketvirčio. Sektorių vartotojų kainos apskaičiuotos pagal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w:t>
      </w:r>
      <w:r w:rsidRPr="00C367F6">
        <w:rPr>
          <w:rFonts w:ascii="Microsoft Sans Serif" w:eastAsia="Times New Roman" w:hAnsi="Microsoft Sans Serif" w:cs="Microsoft Sans Serif"/>
          <w:i/>
          <w:sz w:val="24"/>
          <w:szCs w:val="24"/>
          <w:lang w:val="lt-LT"/>
        </w:rPr>
        <w:t xml:space="preserve"> RULC</w:t>
      </w:r>
      <w:r w:rsidRPr="00C367F6">
        <w:rPr>
          <w:rFonts w:ascii="Microsoft Sans Serif" w:eastAsia="Times New Roman" w:hAnsi="Microsoft Sans Serif" w:cs="Microsoft Sans Serif"/>
          <w:sz w:val="24"/>
          <w:szCs w:val="24"/>
          <w:lang w:val="lt-LT"/>
        </w:rPr>
        <w:t xml:space="preserve"> apskaičiuotas naudojant bendrą sektoriaus algų sumą, sektorių pridėtinės vertės sumą bei pridėtinės vertės </w:t>
      </w:r>
      <w:commentRangeStart w:id="56"/>
      <w:r w:rsidRPr="00C367F6">
        <w:rPr>
          <w:rFonts w:ascii="Microsoft Sans Serif" w:eastAsia="Times New Roman" w:hAnsi="Microsoft Sans Serif" w:cs="Microsoft Sans Serif"/>
          <w:sz w:val="24"/>
          <w:szCs w:val="24"/>
          <w:lang w:val="lt-LT"/>
        </w:rPr>
        <w:t>defliatorių</w:t>
      </w:r>
      <w:commentRangeEnd w:id="56"/>
      <w:r w:rsidR="00A974B9" w:rsidRPr="00C367F6">
        <w:rPr>
          <w:rStyle w:val="CommentReference"/>
          <w:lang w:val="lt-LT"/>
        </w:rPr>
        <w:commentReference w:id="56"/>
      </w:r>
      <w:r w:rsidRPr="00C367F6">
        <w:rPr>
          <w:rFonts w:ascii="Microsoft Sans Serif" w:eastAsia="Times New Roman" w:hAnsi="Microsoft Sans Serif" w:cs="Microsoft Sans Serif"/>
          <w:sz w:val="24"/>
          <w:szCs w:val="24"/>
          <w:lang w:val="lt-LT"/>
        </w:rPr>
        <w:t xml:space="preserve">. (Žiūrėti į priedą A.2) </w:t>
      </w:r>
    </w:p>
    <w:p w:rsidR="00C91667" w:rsidRPr="00C367F6" w:rsidRDefault="00E63D23">
      <w:pPr>
        <w:pStyle w:val="Heading1"/>
        <w:spacing w:after="0" w:line="360" w:lineRule="auto"/>
        <w:contextualSpacing w:val="0"/>
        <w:rPr>
          <w:rFonts w:ascii="Microsoft Sans Serif" w:hAnsi="Microsoft Sans Serif" w:cs="Microsoft Sans Serif"/>
          <w:lang w:val="lt-LT"/>
        </w:rPr>
      </w:pPr>
      <w:bookmarkStart w:id="57" w:name="h.sx7ec08alu9m" w:colFirst="0" w:colLast="0"/>
      <w:bookmarkStart w:id="58" w:name="_Toc436578913"/>
      <w:bookmarkEnd w:id="57"/>
      <w:r w:rsidRPr="00C367F6">
        <w:rPr>
          <w:rFonts w:ascii="Microsoft Sans Serif" w:hAnsi="Microsoft Sans Serif" w:cs="Microsoft Sans Serif"/>
          <w:sz w:val="28"/>
          <w:szCs w:val="28"/>
          <w:lang w:val="lt-LT"/>
        </w:rPr>
        <w:t>2. Nauj</w:t>
      </w:r>
      <w:ins w:id="59" w:author="DCelov" w:date="2015-11-29T20:03:00Z">
        <w:r w:rsidR="00442C0A" w:rsidRPr="00C367F6">
          <w:rPr>
            <w:rFonts w:ascii="Microsoft Sans Serif" w:hAnsi="Microsoft Sans Serif" w:cs="Microsoft Sans Serif"/>
            <w:sz w:val="28"/>
            <w:szCs w:val="28"/>
            <w:lang w:val="lt-LT"/>
          </w:rPr>
          <w:t>ų</w:t>
        </w:r>
      </w:ins>
      <w:del w:id="60" w:author="DCelov" w:date="2015-11-29T20:03:00Z">
        <w:r w:rsidRPr="00C367F6" w:rsidDel="00442C0A">
          <w:rPr>
            <w:rFonts w:ascii="Microsoft Sans Serif" w:hAnsi="Microsoft Sans Serif" w:cs="Microsoft Sans Serif"/>
            <w:sz w:val="28"/>
            <w:szCs w:val="28"/>
            <w:lang w:val="lt-LT"/>
          </w:rPr>
          <w:delText>o</w:delText>
        </w:r>
      </w:del>
      <w:r w:rsidRPr="00C367F6">
        <w:rPr>
          <w:rFonts w:ascii="Microsoft Sans Serif" w:hAnsi="Microsoft Sans Serif" w:cs="Microsoft Sans Serif"/>
          <w:sz w:val="28"/>
          <w:szCs w:val="28"/>
          <w:lang w:val="lt-LT"/>
        </w:rPr>
        <w:t>j</w:t>
      </w:r>
      <w:ins w:id="61" w:author="DCelov" w:date="2015-11-29T20:03:00Z">
        <w:r w:rsidR="00442C0A" w:rsidRPr="00C367F6">
          <w:rPr>
            <w:rFonts w:ascii="Microsoft Sans Serif" w:hAnsi="Microsoft Sans Serif" w:cs="Microsoft Sans Serif"/>
            <w:sz w:val="28"/>
            <w:szCs w:val="28"/>
            <w:lang w:val="lt-LT"/>
          </w:rPr>
          <w:t>ų</w:t>
        </w:r>
      </w:ins>
      <w:del w:id="62" w:author="DCelov" w:date="2015-11-29T20:03:00Z">
        <w:r w:rsidRPr="00C367F6" w:rsidDel="00442C0A">
          <w:rPr>
            <w:rFonts w:ascii="Microsoft Sans Serif" w:hAnsi="Microsoft Sans Serif" w:cs="Microsoft Sans Serif"/>
            <w:sz w:val="28"/>
            <w:szCs w:val="28"/>
            <w:lang w:val="lt-LT"/>
          </w:rPr>
          <w:delText>i</w:delText>
        </w:r>
      </w:del>
      <w:r w:rsidRPr="00C367F6">
        <w:rPr>
          <w:rFonts w:ascii="Microsoft Sans Serif" w:hAnsi="Microsoft Sans Serif" w:cs="Microsoft Sans Serif"/>
          <w:sz w:val="28"/>
          <w:szCs w:val="28"/>
          <w:lang w:val="lt-LT"/>
        </w:rPr>
        <w:t xml:space="preserve"> Keinsistų Filipso kreivė ir Balasso-Samuelsono efektas</w:t>
      </w:r>
      <w:bookmarkEnd w:id="58"/>
    </w:p>
    <w:p w:rsidR="00C91667" w:rsidRPr="00C367F6" w:rsidRDefault="00E63D23">
      <w:pPr>
        <w:pStyle w:val="Heading2"/>
        <w:spacing w:after="0" w:line="360" w:lineRule="auto"/>
        <w:contextualSpacing w:val="0"/>
        <w:rPr>
          <w:rFonts w:ascii="Microsoft Sans Serif" w:hAnsi="Microsoft Sans Serif" w:cs="Microsoft Sans Serif"/>
          <w:lang w:val="lt-LT"/>
        </w:rPr>
      </w:pPr>
      <w:bookmarkStart w:id="63" w:name="h.y5xxyx46t41w" w:colFirst="0" w:colLast="0"/>
      <w:bookmarkStart w:id="64" w:name="_Toc436578914"/>
      <w:bookmarkEnd w:id="63"/>
      <w:r w:rsidRPr="00C367F6">
        <w:rPr>
          <w:rFonts w:ascii="Microsoft Sans Serif" w:hAnsi="Microsoft Sans Serif" w:cs="Microsoft Sans Serif"/>
          <w:sz w:val="24"/>
          <w:szCs w:val="24"/>
          <w:lang w:val="lt-LT"/>
        </w:rPr>
        <w:t>2.1 Nauj</w:t>
      </w:r>
      <w:ins w:id="65" w:author="DCelov" w:date="2015-11-29T20:03:00Z">
        <w:r w:rsidR="00442C0A" w:rsidRPr="00C367F6">
          <w:rPr>
            <w:rFonts w:ascii="Microsoft Sans Serif" w:hAnsi="Microsoft Sans Serif" w:cs="Microsoft Sans Serif"/>
            <w:sz w:val="24"/>
            <w:szCs w:val="24"/>
            <w:lang w:val="lt-LT"/>
          </w:rPr>
          <w:t>ų</w:t>
        </w:r>
      </w:ins>
      <w:del w:id="66" w:author="DCelov" w:date="2015-11-29T20:03:00Z">
        <w:r w:rsidRPr="00C367F6" w:rsidDel="00442C0A">
          <w:rPr>
            <w:rFonts w:ascii="Microsoft Sans Serif" w:hAnsi="Microsoft Sans Serif" w:cs="Microsoft Sans Serif"/>
            <w:sz w:val="24"/>
            <w:szCs w:val="24"/>
            <w:lang w:val="lt-LT"/>
          </w:rPr>
          <w:delText>o</w:delText>
        </w:r>
      </w:del>
      <w:r w:rsidRPr="00C367F6">
        <w:rPr>
          <w:rFonts w:ascii="Microsoft Sans Serif" w:hAnsi="Microsoft Sans Serif" w:cs="Microsoft Sans Serif"/>
          <w:sz w:val="24"/>
          <w:szCs w:val="24"/>
          <w:lang w:val="lt-LT"/>
        </w:rPr>
        <w:t>j</w:t>
      </w:r>
      <w:ins w:id="67" w:author="DCelov" w:date="2015-11-29T20:03:00Z">
        <w:r w:rsidR="00442C0A" w:rsidRPr="00C367F6">
          <w:rPr>
            <w:rFonts w:ascii="Microsoft Sans Serif" w:hAnsi="Microsoft Sans Serif" w:cs="Microsoft Sans Serif"/>
            <w:sz w:val="24"/>
            <w:szCs w:val="24"/>
            <w:lang w:val="lt-LT"/>
          </w:rPr>
          <w:t>ų</w:t>
        </w:r>
      </w:ins>
      <w:del w:id="68" w:author="DCelov" w:date="2015-11-29T20:03:00Z">
        <w:r w:rsidRPr="00C367F6" w:rsidDel="00442C0A">
          <w:rPr>
            <w:rFonts w:ascii="Microsoft Sans Serif" w:hAnsi="Microsoft Sans Serif" w:cs="Microsoft Sans Serif"/>
            <w:sz w:val="24"/>
            <w:szCs w:val="24"/>
            <w:lang w:val="lt-LT"/>
          </w:rPr>
          <w:delText>i</w:delText>
        </w:r>
      </w:del>
      <w:r w:rsidRPr="00C367F6">
        <w:rPr>
          <w:rFonts w:ascii="Microsoft Sans Serif" w:hAnsi="Microsoft Sans Serif" w:cs="Microsoft Sans Serif"/>
          <w:sz w:val="24"/>
          <w:szCs w:val="24"/>
          <w:lang w:val="lt-LT"/>
        </w:rPr>
        <w:t xml:space="preserve"> Keinsistų Filipso kreivė</w:t>
      </w:r>
      <w:bookmarkEnd w:id="64"/>
      <w:r w:rsidRPr="00C367F6">
        <w:rPr>
          <w:rFonts w:ascii="Microsoft Sans Serif" w:hAnsi="Microsoft Sans Serif" w:cs="Microsoft Sans Serif"/>
          <w:sz w:val="24"/>
          <w:szCs w:val="24"/>
          <w:lang w:val="lt-LT"/>
        </w:rPr>
        <w:t xml:space="preserve"> </w:t>
      </w: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Vienas iš svarbiausių įvykių nagrinėjant infliacijos fenomeną buvo 1958 metai Viljamo Filipso pasiūlyta kreivė, kurioje buvo nurodyta, kad yra tiesioginė koreliacija tarp infliacijos ir nedarbo. Iki šio modelio pasirodymo kai kurių valstybių centriniai bankai netgi svarstė idėją siekti nulinės infliacijos. Vis dėlto, vėliau tokie garsūs ekonomistai, kaip Milton Friedman parodė, kad ši kreivė tinka tik trumpalaikiu atveju, o </w:t>
      </w:r>
      <w:ins w:id="69" w:author="DCelov" w:date="2015-11-29T20:10:00Z">
        <w:r w:rsidR="006F3B50" w:rsidRPr="00C367F6">
          <w:rPr>
            <w:rFonts w:ascii="Microsoft Sans Serif" w:eastAsia="Times New Roman" w:hAnsi="Microsoft Sans Serif" w:cs="Microsoft Sans Serif"/>
            <w:sz w:val="24"/>
            <w:szCs w:val="24"/>
            <w:lang w:val="lt-LT"/>
          </w:rPr>
          <w:t xml:space="preserve">dar </w:t>
        </w:r>
      </w:ins>
      <w:r w:rsidRPr="00C367F6">
        <w:rPr>
          <w:rFonts w:ascii="Microsoft Sans Serif" w:eastAsia="Times New Roman" w:hAnsi="Microsoft Sans Serif" w:cs="Microsoft Sans Serif"/>
          <w:sz w:val="24"/>
          <w:szCs w:val="24"/>
          <w:lang w:val="lt-LT"/>
        </w:rPr>
        <w:t xml:space="preserve">vėliau pastebėta, kad ji tinka tik išskirtiniais atvejais, todėl ši kreivė buvo integruota į kitus modelius nebent kaip </w:t>
      </w:r>
      <w:commentRangeStart w:id="70"/>
      <w:r w:rsidRPr="00C367F6">
        <w:rPr>
          <w:rFonts w:ascii="Microsoft Sans Serif" w:eastAsia="Times New Roman" w:hAnsi="Microsoft Sans Serif" w:cs="Microsoft Sans Serif"/>
          <w:sz w:val="24"/>
          <w:szCs w:val="24"/>
          <w:lang w:val="lt-LT"/>
        </w:rPr>
        <w:t>komponentė</w:t>
      </w:r>
      <w:commentRangeEnd w:id="70"/>
      <w:r w:rsidR="006F3B50" w:rsidRPr="00C367F6">
        <w:rPr>
          <w:rStyle w:val="CommentReference"/>
          <w:lang w:val="lt-LT"/>
        </w:rPr>
        <w:commentReference w:id="70"/>
      </w:r>
      <w:r w:rsidRPr="00C367F6">
        <w:rPr>
          <w:rFonts w:ascii="Microsoft Sans Serif" w:eastAsia="Times New Roman" w:hAnsi="Microsoft Sans Serif" w:cs="Microsoft Sans Serif"/>
          <w:sz w:val="24"/>
          <w:szCs w:val="24"/>
          <w:lang w:val="lt-LT"/>
        </w:rPr>
        <w:t xml:space="preserve">. Kadangi infliacijos fenomenas vis dar nėra visiškai išnagrinėtas, todėl yra daug skirtingų modelių siekiančių aprašyti infliaciją ir dėl jos kylančius procesus.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Siekiant šių tikslų, valstybių centriniai bankai taiko skirtingus metodus ir modelius. Viena iš </w:t>
      </w:r>
      <w:ins w:id="71" w:author="DCelov" w:date="2015-11-29T20:12:00Z">
        <w:r w:rsidR="006F3B50" w:rsidRPr="00C367F6">
          <w:rPr>
            <w:rFonts w:ascii="Microsoft Sans Serif" w:eastAsia="Times New Roman" w:hAnsi="Microsoft Sans Serif" w:cs="Microsoft Sans Serif"/>
            <w:sz w:val="24"/>
            <w:szCs w:val="24"/>
            <w:lang w:val="lt-LT"/>
          </w:rPr>
          <w:t xml:space="preserve">sąlyginai </w:t>
        </w:r>
      </w:ins>
      <w:r w:rsidRPr="00C367F6">
        <w:rPr>
          <w:rFonts w:ascii="Microsoft Sans Serif" w:eastAsia="Times New Roman" w:hAnsi="Microsoft Sans Serif" w:cs="Microsoft Sans Serif"/>
          <w:sz w:val="24"/>
          <w:szCs w:val="24"/>
          <w:lang w:val="lt-LT"/>
        </w:rPr>
        <w:t xml:space="preserve">naujesnių idėjų - </w:t>
      </w:r>
      <w:commentRangeStart w:id="72"/>
      <w:r w:rsidRPr="00C367F6">
        <w:rPr>
          <w:rFonts w:ascii="Microsoft Sans Serif" w:eastAsia="Times New Roman" w:hAnsi="Microsoft Sans Serif" w:cs="Microsoft Sans Serif"/>
          <w:sz w:val="24"/>
          <w:szCs w:val="24"/>
          <w:lang w:val="lt-LT"/>
        </w:rPr>
        <w:t xml:space="preserve">Naujujų Keinsistų </w:t>
      </w:r>
      <w:commentRangeEnd w:id="72"/>
      <w:r w:rsidR="006F3B50" w:rsidRPr="00C367F6">
        <w:rPr>
          <w:rStyle w:val="CommentReference"/>
          <w:lang w:val="lt-LT"/>
        </w:rPr>
        <w:commentReference w:id="72"/>
      </w:r>
      <w:r w:rsidRPr="00C367F6">
        <w:rPr>
          <w:rFonts w:ascii="Microsoft Sans Serif" w:eastAsia="Times New Roman" w:hAnsi="Microsoft Sans Serif" w:cs="Microsoft Sans Serif"/>
          <w:sz w:val="24"/>
          <w:szCs w:val="24"/>
          <w:lang w:val="lt-LT"/>
        </w:rPr>
        <w:t xml:space="preserve">Filipso kreivė. Ši kreivė turi begalę modifikacijų, bet pagrindinė idėja išlaikoma ta pati - infliacijos fenomeną galima aprašyti remiantis infliacijos lūkesčiais ir ribinėmis sąnaudomis. Ši modeliais remiasi tuo, kad infliacija reaguoja į rinkos šokus bei paklūsta firmų kainų nustatymo modeliams. Galime teigti, kad ši kreivė yra ypač </w:t>
      </w:r>
      <w:commentRangeStart w:id="73"/>
      <w:r w:rsidRPr="00C367F6">
        <w:rPr>
          <w:rFonts w:ascii="Microsoft Sans Serif" w:eastAsia="Times New Roman" w:hAnsi="Microsoft Sans Serif" w:cs="Microsoft Sans Serif"/>
          <w:sz w:val="24"/>
          <w:szCs w:val="24"/>
          <w:lang w:val="lt-LT"/>
        </w:rPr>
        <w:t>populiari</w:t>
      </w:r>
      <w:commentRangeEnd w:id="73"/>
      <w:r w:rsidR="00A7510B" w:rsidRPr="00C367F6">
        <w:rPr>
          <w:rStyle w:val="CommentReference"/>
          <w:lang w:val="lt-LT"/>
        </w:rPr>
        <w:commentReference w:id="73"/>
      </w:r>
      <w:r w:rsidRPr="00C367F6">
        <w:rPr>
          <w:rFonts w:ascii="Microsoft Sans Serif" w:eastAsia="Times New Roman" w:hAnsi="Microsoft Sans Serif" w:cs="Microsoft Sans Serif"/>
          <w:sz w:val="24"/>
          <w:szCs w:val="24"/>
          <w:lang w:val="lt-LT"/>
        </w:rPr>
        <w:t xml:space="preserve">, kadangi naudojama tokiuose bankuose kaip Europos centrinis bankas ar Federalinė Rezervų sistema. Šį modelį taipogi analizuoja ir Lietuvos bankas. 2012 m. Lietuvos banko leidinyje „Pinigų studijos” Ernestas Virbickas straipsnyje „New keynisian Phillips curve in Lithuania” nagrinėja šį modelį Lietuvos duomenims ir pateikia savo vertinimus.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Apie šį modelį teorija jau kuriama bene 40 metų ir daugiau. Vis dėlto, dabar dažniausiai remiamasi gana neseniai pateiktu variantu. Jordi Gali ir Mark Getler straipsnyje „Inflation Dynamics: A</w:t>
      </w:r>
      <w:ins w:id="74" w:author="DCelov" w:date="2015-11-29T20:28:00Z">
        <w:r w:rsidR="009E614C"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Structural E</w:t>
      </w:r>
      <w:ins w:id="75" w:author="DCelov" w:date="2015-11-29T20:28:00Z">
        <w:r w:rsidR="009E614C" w:rsidRPr="00C367F6">
          <w:rPr>
            <w:rFonts w:ascii="Microsoft Sans Serif" w:eastAsia="Times New Roman" w:hAnsi="Microsoft Sans Serif" w:cs="Microsoft Sans Serif"/>
            <w:sz w:val="24"/>
            <w:szCs w:val="24"/>
            <w:lang w:val="lt-LT"/>
          </w:rPr>
          <w:t>c</w:t>
        </w:r>
      </w:ins>
      <w:del w:id="76" w:author="DCelov" w:date="2015-11-29T20:28:00Z">
        <w:r w:rsidRPr="00C367F6" w:rsidDel="009E614C">
          <w:rPr>
            <w:rFonts w:ascii="Microsoft Sans Serif" w:eastAsia="Times New Roman" w:hAnsi="Microsoft Sans Serif" w:cs="Microsoft Sans Serif"/>
            <w:sz w:val="24"/>
            <w:szCs w:val="24"/>
            <w:lang w:val="lt-LT"/>
          </w:rPr>
          <w:delText>k</w:delText>
        </w:r>
      </w:del>
      <w:r w:rsidRPr="00C367F6">
        <w:rPr>
          <w:rFonts w:ascii="Microsoft Sans Serif" w:eastAsia="Times New Roman" w:hAnsi="Microsoft Sans Serif" w:cs="Microsoft Sans Serif"/>
          <w:sz w:val="24"/>
          <w:szCs w:val="24"/>
          <w:lang w:val="lt-LT"/>
        </w:rPr>
        <w:t>onometrics Analysis (1999m)</w:t>
      </w:r>
      <w:del w:id="77" w:author="DCelov" w:date="2015-11-29T20:29:00Z">
        <w:r w:rsidRPr="00C367F6" w:rsidDel="009E614C">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pateikia minėtą versiją, kad infliacijos struktūra remiasi infliacijos lūkesčių ir ribinių sąnaudų suma:</w:t>
      </w:r>
    </w:p>
    <w:p w:rsidR="00C91667" w:rsidRPr="00C367F6" w:rsidRDefault="00C91667">
      <w:pPr>
        <w:pStyle w:val="Normal1"/>
        <w:spacing w:after="0" w:line="360" w:lineRule="auto"/>
        <w:ind w:firstLine="279"/>
        <w:jc w:val="both"/>
        <w:rPr>
          <w:rFonts w:ascii="Microsoft Sans Serif" w:hAnsi="Microsoft Sans Serif" w:cs="Microsoft Sans Serif"/>
          <w:lang w:val="lt-LT"/>
        </w:rPr>
      </w:pPr>
    </w:p>
    <w:tbl>
      <w:tblPr>
        <w:tblStyle w:val="a0"/>
        <w:tblW w:w="9015" w:type="dxa"/>
        <w:jc w:val="center"/>
        <w:tblLayout w:type="fixed"/>
        <w:tblLook w:val="0600"/>
      </w:tblPr>
      <w:tblGrid>
        <w:gridCol w:w="615"/>
        <w:gridCol w:w="7845"/>
        <w:gridCol w:w="555"/>
      </w:tblGrid>
      <w:tr w:rsidR="00C91667" w:rsidRPr="00C367F6">
        <w:trPr>
          <w:trHeight w:val="640"/>
          <w:jc w:val="center"/>
        </w:trPr>
        <w:tc>
          <w:tcPr>
            <w:tcW w:w="615"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tc>
        <w:tc>
          <w:tcPr>
            <w:tcW w:w="7845" w:type="dxa"/>
            <w:tcMar>
              <w:top w:w="100" w:type="dxa"/>
              <w:left w:w="100" w:type="dxa"/>
              <w:bottom w:w="100" w:type="dxa"/>
              <w:right w:w="100" w:type="dxa"/>
            </w:tcMar>
          </w:tcPr>
          <w:p w:rsidR="00C91667" w:rsidRPr="00C367F6" w:rsidRDefault="00E63D23">
            <w:pPr>
              <w:pStyle w:val="Normal1"/>
              <w:spacing w:line="360" w:lineRule="auto"/>
              <w:ind w:right="-15"/>
              <w:jc w:val="center"/>
              <w:rPr>
                <w:rFonts w:ascii="Microsoft Sans Serif" w:hAnsi="Microsoft Sans Serif" w:cs="Microsoft Sans Serif"/>
                <w:lang w:val="lt-LT"/>
              </w:rPr>
            </w:pPr>
            <w:commentRangeStart w:id="78"/>
            <w:r w:rsidRPr="00C367F6">
              <w:rPr>
                <w:rFonts w:ascii="Microsoft Sans Serif" w:hAnsi="Microsoft Sans Serif" w:cs="Microsoft Sans Serif"/>
                <w:noProof/>
                <w:lang w:val="lt-LT" w:eastAsia="en-US"/>
              </w:rPr>
              <w:drawing>
                <wp:inline distT="19050" distB="19050" distL="19050" distR="19050">
                  <wp:extent cx="1714500" cy="2032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cstate="print"/>
                          <a:srcRect/>
                          <a:stretch>
                            <a:fillRect/>
                          </a:stretch>
                        </pic:blipFill>
                        <pic:spPr>
                          <a:xfrm>
                            <a:off x="0" y="0"/>
                            <a:ext cx="1714500" cy="203200"/>
                          </a:xfrm>
                          <a:prstGeom prst="rect">
                            <a:avLst/>
                          </a:prstGeom>
                          <a:ln/>
                        </pic:spPr>
                      </pic:pic>
                    </a:graphicData>
                  </a:graphic>
                </wp:inline>
              </w:drawing>
            </w:r>
            <w:commentRangeEnd w:id="78"/>
            <w:r w:rsidR="009E614C" w:rsidRPr="00C367F6">
              <w:rPr>
                <w:rStyle w:val="CommentReference"/>
                <w:lang w:val="lt-LT"/>
              </w:rPr>
              <w:commentReference w:id="78"/>
            </w:r>
            <w:r w:rsidRPr="00C367F6">
              <w:rPr>
                <w:rFonts w:ascii="Microsoft Sans Serif" w:hAnsi="Microsoft Sans Serif" w:cs="Microsoft Sans Serif"/>
                <w:sz w:val="28"/>
                <w:szCs w:val="28"/>
                <w:lang w:val="lt-LT"/>
              </w:rPr>
              <w:t>,</w:t>
            </w:r>
          </w:p>
        </w:tc>
        <w:tc>
          <w:tcPr>
            <w:tcW w:w="555" w:type="dxa"/>
            <w:tcMar>
              <w:top w:w="100" w:type="dxa"/>
              <w:left w:w="100" w:type="dxa"/>
              <w:bottom w:w="100" w:type="dxa"/>
              <w:right w:w="100" w:type="dxa"/>
            </w:tcMar>
          </w:tcPr>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hAnsi="Microsoft Sans Serif" w:cs="Microsoft Sans Serif"/>
                <w:lang w:val="lt-LT"/>
              </w:rPr>
              <w:t>(1)</w:t>
            </w:r>
          </w:p>
        </w:tc>
      </w:tr>
    </w:tbl>
    <w:p w:rsidR="00C91667" w:rsidRPr="00C367F6" w:rsidRDefault="009E614C">
      <w:pPr>
        <w:pStyle w:val="Normal1"/>
        <w:spacing w:after="0" w:line="360" w:lineRule="auto"/>
        <w:jc w:val="both"/>
        <w:rPr>
          <w:rFonts w:ascii="Microsoft Sans Serif" w:hAnsi="Microsoft Sans Serif" w:cs="Microsoft Sans Serif"/>
          <w:lang w:val="lt-LT"/>
        </w:rPr>
      </w:pPr>
      <w:ins w:id="79" w:author="DCelov" w:date="2015-11-29T20:29:00Z">
        <w:r w:rsidRPr="00C367F6">
          <w:rPr>
            <w:rFonts w:ascii="Microsoft Sans Serif" w:eastAsia="Times New Roman" w:hAnsi="Microsoft Sans Serif" w:cs="Microsoft Sans Serif"/>
            <w:lang w:val="lt-LT"/>
          </w:rPr>
          <w:t xml:space="preserve">čia </w:t>
        </w:r>
      </w:ins>
      <w:r w:rsidR="00E63D23" w:rsidRPr="00C367F6">
        <w:rPr>
          <w:rFonts w:ascii="Microsoft Sans Serif" w:hAnsi="Microsoft Sans Serif" w:cs="Microsoft Sans Serif"/>
          <w:noProof/>
          <w:lang w:val="lt-LT" w:eastAsia="en-US"/>
        </w:rPr>
        <w:drawing>
          <wp:inline distT="19050" distB="19050" distL="19050" distR="19050">
            <wp:extent cx="292100" cy="127000"/>
            <wp:effectExtent l="0" t="0" r="0" b="0"/>
            <wp:docPr id="84"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2" cstate="print"/>
                    <a:srcRect/>
                    <a:stretch>
                      <a:fillRect/>
                    </a:stretch>
                  </pic:blipFill>
                  <pic:spPr>
                    <a:xfrm>
                      <a:off x="0" y="0"/>
                      <a:ext cx="292100" cy="127000"/>
                    </a:xfrm>
                    <a:prstGeom prst="rect">
                      <a:avLst/>
                    </a:prstGeom>
                    <a:ln/>
                  </pic:spPr>
                </pic:pic>
              </a:graphicData>
            </a:graphic>
          </wp:inline>
        </w:drawing>
      </w:r>
      <w:r w:rsidR="00E63D23" w:rsidRPr="00C367F6">
        <w:rPr>
          <w:rFonts w:ascii="Microsoft Sans Serif" w:eastAsia="Times New Roman" w:hAnsi="Microsoft Sans Serif" w:cs="Microsoft Sans Serif"/>
          <w:lang w:val="lt-LT"/>
        </w:rPr>
        <w:t xml:space="preserve"> -</w:t>
      </w:r>
      <w:r w:rsidR="00E63D23" w:rsidRPr="00C367F6">
        <w:rPr>
          <w:rFonts w:ascii="Microsoft Sans Serif" w:eastAsia="Times New Roman" w:hAnsi="Microsoft Sans Serif" w:cs="Microsoft Sans Serif"/>
          <w:sz w:val="24"/>
          <w:szCs w:val="24"/>
          <w:lang w:val="lt-LT"/>
        </w:rPr>
        <w:t xml:space="preserve"> laikotarpio t ribinės sąnaudos, </w:t>
      </w:r>
      <w:r w:rsidR="00E63D23" w:rsidRPr="00C367F6">
        <w:rPr>
          <w:rFonts w:ascii="Microsoft Sans Serif" w:hAnsi="Microsoft Sans Serif" w:cs="Microsoft Sans Serif"/>
          <w:noProof/>
          <w:lang w:val="lt-LT" w:eastAsia="en-US"/>
        </w:rPr>
        <w:drawing>
          <wp:inline distT="19050" distB="19050" distL="19050" distR="19050">
            <wp:extent cx="647700" cy="190500"/>
            <wp:effectExtent l="0" t="0" r="0" b="0"/>
            <wp:docPr id="5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 cstate="print"/>
                    <a:srcRect/>
                    <a:stretch>
                      <a:fillRect/>
                    </a:stretch>
                  </pic:blipFill>
                  <pic:spPr>
                    <a:xfrm>
                      <a:off x="0" y="0"/>
                      <a:ext cx="647700" cy="190500"/>
                    </a:xfrm>
                    <a:prstGeom prst="rect">
                      <a:avLst/>
                    </a:prstGeom>
                    <a:ln/>
                  </pic:spPr>
                </pic:pic>
              </a:graphicData>
            </a:graphic>
          </wp:inline>
        </w:drawing>
      </w:r>
      <w:r w:rsidR="00E63D23" w:rsidRPr="00C367F6">
        <w:rPr>
          <w:rFonts w:ascii="Microsoft Sans Serif" w:eastAsia="Times New Roman" w:hAnsi="Microsoft Sans Serif" w:cs="Microsoft Sans Serif"/>
          <w:i/>
          <w:sz w:val="24"/>
          <w:szCs w:val="24"/>
          <w:lang w:val="lt-LT"/>
        </w:rPr>
        <w:t xml:space="preserve">- </w:t>
      </w:r>
      <w:r w:rsidR="00E63D23" w:rsidRPr="00C367F6">
        <w:rPr>
          <w:rFonts w:ascii="Microsoft Sans Serif" w:eastAsia="Times New Roman" w:hAnsi="Microsoft Sans Serif" w:cs="Microsoft Sans Serif"/>
          <w:sz w:val="24"/>
          <w:szCs w:val="24"/>
          <w:lang w:val="lt-LT"/>
        </w:rPr>
        <w:t xml:space="preserve">laikotarpio </w:t>
      </w:r>
      <w:r w:rsidR="00331C70" w:rsidRPr="00C367F6">
        <w:rPr>
          <w:rFonts w:ascii="Microsoft Sans Serif" w:eastAsia="Times New Roman" w:hAnsi="Microsoft Sans Serif" w:cs="Microsoft Sans Serif"/>
          <w:i/>
          <w:sz w:val="24"/>
          <w:szCs w:val="24"/>
          <w:lang w:val="lt-LT"/>
          <w:rPrChange w:id="80" w:author="DCelov" w:date="2015-11-29T20:29:00Z">
            <w:rPr>
              <w:rFonts w:ascii="Microsoft Sans Serif" w:eastAsia="Times New Roman" w:hAnsi="Microsoft Sans Serif" w:cs="Microsoft Sans Serif"/>
              <w:sz w:val="24"/>
              <w:szCs w:val="24"/>
            </w:rPr>
          </w:rPrChange>
        </w:rPr>
        <w:t>t</w:t>
      </w:r>
      <w:r w:rsidR="00E63D23" w:rsidRPr="00C367F6">
        <w:rPr>
          <w:rFonts w:ascii="Microsoft Sans Serif" w:eastAsia="Times New Roman" w:hAnsi="Microsoft Sans Serif" w:cs="Microsoft Sans Serif"/>
          <w:sz w:val="24"/>
          <w:szCs w:val="24"/>
          <w:lang w:val="lt-LT"/>
        </w:rPr>
        <w:t xml:space="preserve"> </w:t>
      </w:r>
      <w:r w:rsidR="00E63D23" w:rsidRPr="00C367F6">
        <w:rPr>
          <w:rFonts w:ascii="Microsoft Sans Serif" w:eastAsia="Times New Roman" w:hAnsi="Microsoft Sans Serif" w:cs="Microsoft Sans Serif"/>
          <w:i/>
          <w:sz w:val="24"/>
          <w:szCs w:val="24"/>
          <w:lang w:val="lt-LT"/>
        </w:rPr>
        <w:t xml:space="preserve"> </w:t>
      </w:r>
      <w:r w:rsidR="00E63D23" w:rsidRPr="00C367F6">
        <w:rPr>
          <w:rFonts w:ascii="Microsoft Sans Serif" w:eastAsia="Times New Roman" w:hAnsi="Microsoft Sans Serif" w:cs="Microsoft Sans Serif"/>
          <w:sz w:val="24"/>
          <w:szCs w:val="24"/>
          <w:lang w:val="lt-LT"/>
        </w:rPr>
        <w:t xml:space="preserve">infliacijos sekantį ketvirtį lūkesčiai, </w:t>
      </w:r>
      <w:r w:rsidR="00E63D23" w:rsidRPr="00C367F6">
        <w:rPr>
          <w:rFonts w:ascii="Microsoft Sans Serif" w:eastAsia="Times New Roman" w:hAnsi="Microsoft Sans Serif" w:cs="Microsoft Sans Serif"/>
          <w:lang w:val="lt-LT"/>
        </w:rPr>
        <w:t xml:space="preserve"> </w:t>
      </w:r>
      <w:r w:rsidR="00E63D23" w:rsidRPr="00C367F6">
        <w:rPr>
          <w:rFonts w:ascii="Microsoft Sans Serif" w:hAnsi="Microsoft Sans Serif" w:cs="Microsoft Sans Serif"/>
          <w:noProof/>
          <w:lang w:val="lt-LT" w:eastAsia="en-US"/>
        </w:rPr>
        <w:drawing>
          <wp:inline distT="19050" distB="19050" distL="19050" distR="19050">
            <wp:extent cx="101600" cy="165100"/>
            <wp:effectExtent l="0" t="0" r="0" b="0"/>
            <wp:docPr id="6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4" cstate="print"/>
                    <a:srcRect/>
                    <a:stretch>
                      <a:fillRect/>
                    </a:stretch>
                  </pic:blipFill>
                  <pic:spPr>
                    <a:xfrm>
                      <a:off x="0" y="0"/>
                      <a:ext cx="101600" cy="165100"/>
                    </a:xfrm>
                    <a:prstGeom prst="rect">
                      <a:avLst/>
                    </a:prstGeom>
                    <a:ln/>
                  </pic:spPr>
                </pic:pic>
              </a:graphicData>
            </a:graphic>
          </wp:inline>
        </w:drawing>
      </w:r>
      <w:r w:rsidR="00E63D23" w:rsidRPr="00C367F6">
        <w:rPr>
          <w:rFonts w:ascii="Microsoft Sans Serif" w:eastAsia="Times New Roman" w:hAnsi="Microsoft Sans Serif" w:cs="Microsoft Sans Serif"/>
          <w:lang w:val="lt-LT"/>
        </w:rPr>
        <w:t xml:space="preserve">- </w:t>
      </w:r>
      <w:r w:rsidR="00E63D23" w:rsidRPr="00C367F6">
        <w:rPr>
          <w:rFonts w:ascii="Microsoft Sans Serif" w:eastAsia="Times New Roman" w:hAnsi="Microsoft Sans Serif" w:cs="Microsoft Sans Serif"/>
          <w:sz w:val="24"/>
          <w:szCs w:val="24"/>
          <w:lang w:val="lt-LT"/>
        </w:rPr>
        <w:t>subjektyvioji diskonto norma ir</w:t>
      </w:r>
      <w:r w:rsidR="00E63D23" w:rsidRPr="00C367F6">
        <w:rPr>
          <w:rFonts w:ascii="Microsoft Sans Serif" w:eastAsia="Times New Roman" w:hAnsi="Microsoft Sans Serif" w:cs="Microsoft Sans Serif"/>
          <w:lang w:val="lt-LT"/>
        </w:rPr>
        <w:t xml:space="preserve"> </w:t>
      </w:r>
      <w:r w:rsidR="00E63D23" w:rsidRPr="00C367F6">
        <w:rPr>
          <w:rFonts w:ascii="Microsoft Sans Serif" w:hAnsi="Microsoft Sans Serif" w:cs="Microsoft Sans Serif"/>
          <w:noProof/>
          <w:lang w:val="lt-LT" w:eastAsia="en-US"/>
        </w:rPr>
        <w:drawing>
          <wp:inline distT="19050" distB="19050" distL="19050" distR="19050">
            <wp:extent cx="88900" cy="127000"/>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5" cstate="print"/>
                    <a:srcRect/>
                    <a:stretch>
                      <a:fillRect/>
                    </a:stretch>
                  </pic:blipFill>
                  <pic:spPr>
                    <a:xfrm>
                      <a:off x="0" y="0"/>
                      <a:ext cx="88900" cy="127000"/>
                    </a:xfrm>
                    <a:prstGeom prst="rect">
                      <a:avLst/>
                    </a:prstGeom>
                    <a:ln/>
                  </pic:spPr>
                </pic:pic>
              </a:graphicData>
            </a:graphic>
          </wp:inline>
        </w:drawing>
      </w:r>
      <w:r w:rsidR="00E63D23" w:rsidRPr="00C367F6">
        <w:rPr>
          <w:rFonts w:ascii="Microsoft Sans Serif" w:eastAsia="Times New Roman" w:hAnsi="Microsoft Sans Serif" w:cs="Microsoft Sans Serif"/>
          <w:sz w:val="24"/>
          <w:szCs w:val="24"/>
          <w:lang w:val="lt-LT"/>
        </w:rPr>
        <w:t xml:space="preserve">- kintamasis, priklausantis rodiklio, kuris yra kainos perskaičiavimo tikimybė, </w:t>
      </w:r>
      <w:r w:rsidR="00E63D23" w:rsidRPr="00C367F6">
        <w:rPr>
          <w:rFonts w:ascii="Microsoft Sans Serif" w:hAnsi="Microsoft Sans Serif" w:cs="Microsoft Sans Serif"/>
          <w:noProof/>
          <w:lang w:val="lt-LT" w:eastAsia="en-US"/>
        </w:rPr>
        <w:drawing>
          <wp:inline distT="19050" distB="19050" distL="19050" distR="19050">
            <wp:extent cx="76200" cy="139700"/>
            <wp:effectExtent l="0" t="0" r="0" b="0"/>
            <wp:docPr id="57"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6" cstate="print"/>
                    <a:srcRect/>
                    <a:stretch>
                      <a:fillRect/>
                    </a:stretch>
                  </pic:blipFill>
                  <pic:spPr>
                    <a:xfrm>
                      <a:off x="0" y="0"/>
                      <a:ext cx="76200" cy="139700"/>
                    </a:xfrm>
                    <a:prstGeom prst="rect">
                      <a:avLst/>
                    </a:prstGeom>
                    <a:ln/>
                  </pic:spPr>
                </pic:pic>
              </a:graphicData>
            </a:graphic>
          </wp:inline>
        </w:drawing>
      </w:r>
      <w:r w:rsidR="00E63D23" w:rsidRPr="00C367F6">
        <w:rPr>
          <w:rFonts w:ascii="Microsoft Sans Serif" w:eastAsia="Times New Roman" w:hAnsi="Microsoft Sans Serif" w:cs="Microsoft Sans Serif"/>
          <w:sz w:val="24"/>
          <w:szCs w:val="24"/>
          <w:lang w:val="lt-LT"/>
        </w:rPr>
        <w:t xml:space="preserve"> ir </w:t>
      </w:r>
      <w:r w:rsidR="00E63D23" w:rsidRPr="00C367F6">
        <w:rPr>
          <w:rFonts w:ascii="Microsoft Sans Serif" w:hAnsi="Microsoft Sans Serif" w:cs="Microsoft Sans Serif"/>
          <w:noProof/>
          <w:lang w:val="lt-LT" w:eastAsia="en-US"/>
        </w:rPr>
        <w:drawing>
          <wp:inline distT="19050" distB="19050" distL="19050" distR="19050">
            <wp:extent cx="101600" cy="165100"/>
            <wp:effectExtent l="13211" t="7393" r="13211" b="7393"/>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cstate="print"/>
                    <a:srcRect/>
                    <a:stretch>
                      <a:fillRect/>
                    </a:stretch>
                  </pic:blipFill>
                  <pic:spPr>
                    <a:xfrm rot="21016628">
                      <a:off x="0" y="0"/>
                      <a:ext cx="101600" cy="165100"/>
                    </a:xfrm>
                    <a:prstGeom prst="rect">
                      <a:avLst/>
                    </a:prstGeom>
                    <a:ln/>
                  </pic:spPr>
                </pic:pic>
              </a:graphicData>
            </a:graphic>
          </wp:inline>
        </w:drawing>
      </w:r>
      <w:r w:rsidR="00E63D23" w:rsidRPr="00C367F6">
        <w:rPr>
          <w:rFonts w:ascii="Microsoft Sans Serif" w:eastAsia="Times New Roman" w:hAnsi="Microsoft Sans Serif" w:cs="Microsoft Sans Serif"/>
          <w:i/>
          <w:sz w:val="24"/>
          <w:szCs w:val="24"/>
          <w:lang w:val="lt-LT"/>
        </w:rPr>
        <w:t>.</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Vėliau kitų autorių buvo pasiūlyta į šį modelį įtraukti daug skirtingų dydžių. Vienas populiariausių pasiūlymų yra įtraukti infliacijos inerciją, t.y. įtraukti praeitų laikotarpių infliaciją arba jų sumą (2). </w:t>
      </w:r>
    </w:p>
    <w:tbl>
      <w:tblPr>
        <w:tblStyle w:val="a1"/>
        <w:tblW w:w="9339" w:type="dxa"/>
        <w:tblLayout w:type="fixed"/>
        <w:tblLook w:val="0600"/>
      </w:tblPr>
      <w:tblGrid>
        <w:gridCol w:w="564"/>
        <w:gridCol w:w="7980"/>
        <w:gridCol w:w="795"/>
      </w:tblGrid>
      <w:tr w:rsidR="00C91667" w:rsidRPr="00C367F6">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8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324100" cy="2032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cstate="print"/>
                          <a:srcRect/>
                          <a:stretch>
                            <a:fillRect/>
                          </a:stretch>
                        </pic:blipFill>
                        <pic:spPr>
                          <a:xfrm>
                            <a:off x="0" y="0"/>
                            <a:ext cx="2324100" cy="203200"/>
                          </a:xfrm>
                          <a:prstGeom prst="rect">
                            <a:avLst/>
                          </a:prstGeom>
                          <a:ln/>
                        </pic:spPr>
                      </pic:pic>
                    </a:graphicData>
                  </a:graphic>
                </wp:inline>
              </w:drawing>
            </w:r>
          </w:p>
        </w:tc>
        <w:tc>
          <w:tcPr>
            <w:tcW w:w="79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(2)</w:t>
            </w:r>
          </w:p>
        </w:tc>
      </w:tr>
    </w:tbl>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Pagrindinė to priežastis - įtariama, kad infliacija turi tam tikrą inerciją ir ją reikia įtraukti siekiant gauti kuo tikslesnius ( nepaslinktus) įverčius, kurie turi aprašytą ekonominę prasmę.</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Pagrindinės bėdos vertinant šį modelį ekonometriniais metodais yra akivaizdžios - nėra trivialu kaip kiekvienu konkrečiu atveju vertinti infliacijos lūkesčius ir ribines sąnaudas. Parodysime kokia matematine logika remiasi šis modelis ir sieksime gauti lygtį, kuria galėsime įvertinti šios kreivės pritaikymą atskiriems ūkio sektoriams Lietuvoje. Toliau pateikiami skaičiavimai remiasi Guilermo Calvo 1983 metais pasiūlytu modeliu.</w:t>
      </w:r>
    </w:p>
    <w:p w:rsidR="00C91667" w:rsidRPr="00C367F6" w:rsidRDefault="00E63D23">
      <w:pPr>
        <w:pStyle w:val="Normal1"/>
        <w:spacing w:after="0" w:line="360" w:lineRule="auto"/>
        <w:ind w:firstLine="279"/>
        <w:jc w:val="both"/>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 xml:space="preserve">Pirmiausiai, tarkime, kad  </w:t>
      </w:r>
      <w:r w:rsidRPr="00C367F6">
        <w:rPr>
          <w:rFonts w:ascii="Microsoft Sans Serif" w:hAnsi="Microsoft Sans Serif" w:cs="Microsoft Sans Serif"/>
          <w:noProof/>
          <w:lang w:val="lt-LT" w:eastAsia="en-US"/>
        </w:rPr>
        <w:drawing>
          <wp:inline distT="19050" distB="19050" distL="19050" distR="19050">
            <wp:extent cx="876300" cy="1778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cstate="print"/>
                    <a:srcRect/>
                    <a:stretch>
                      <a:fillRect/>
                    </a:stretch>
                  </pic:blipFill>
                  <pic:spPr>
                    <a:xfrm>
                      <a:off x="0" y="0"/>
                      <a:ext cx="876300" cy="1778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w:t>
      </w:r>
      <w:r w:rsidRPr="00C367F6">
        <w:rPr>
          <w:rFonts w:ascii="Microsoft Sans Serif" w:hAnsi="Microsoft Sans Serif" w:cs="Microsoft Sans Serif"/>
          <w:noProof/>
          <w:lang w:val="lt-LT" w:eastAsia="en-US"/>
        </w:rPr>
        <w:drawing>
          <wp:inline distT="19050" distB="19050" distL="19050" distR="19050">
            <wp:extent cx="762000" cy="1905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cstate="print"/>
                    <a:srcRect/>
                    <a:stretch>
                      <a:fillRect/>
                    </a:stretch>
                  </pic:blipFill>
                  <pic:spPr>
                    <a:xfrm>
                      <a:off x="0" y="0"/>
                      <a:ext cx="762000" cy="1905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 Be to, tarkime, kad </w:t>
      </w:r>
      <w:r w:rsidRPr="00C367F6">
        <w:rPr>
          <w:rFonts w:ascii="Microsoft Sans Serif" w:hAnsi="Microsoft Sans Serif" w:cs="Microsoft Sans Serif"/>
          <w:noProof/>
          <w:lang w:val="lt-LT" w:eastAsia="en-US"/>
        </w:rPr>
        <w:drawing>
          <wp:inline distT="19050" distB="19050" distL="19050" distR="19050">
            <wp:extent cx="76200" cy="139700"/>
            <wp:effectExtent l="0" t="0" r="0" b="0"/>
            <wp:docPr id="7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6" cstate="print"/>
                    <a:srcRect/>
                    <a:stretch>
                      <a:fillRect/>
                    </a:stretch>
                  </pic:blipFill>
                  <pic:spPr>
                    <a:xfrm>
                      <a:off x="0" y="0"/>
                      <a:ext cx="76200" cy="1397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tikimybė, kad tame ketvirtyje firma nepakeis savo kainų. Įsiveskime prielaidą, kad ši tikimybė yra pastovi, t.y. lygi konstantai</w:t>
      </w:r>
      <w:r w:rsidRPr="00C367F6">
        <w:rPr>
          <w:rFonts w:ascii="Microsoft Sans Serif" w:eastAsia="Times New Roman" w:hAnsi="Microsoft Sans Serif" w:cs="Microsoft Sans Serif"/>
          <w:sz w:val="24"/>
          <w:szCs w:val="24"/>
          <w:vertAlign w:val="superscript"/>
          <w:lang w:val="lt-LT"/>
        </w:rPr>
        <w:t>(1*)</w:t>
      </w:r>
      <w:r w:rsidRPr="00C367F6">
        <w:rPr>
          <w:rFonts w:ascii="Microsoft Sans Serif" w:eastAsia="Times New Roman" w:hAnsi="Microsoft Sans Serif" w:cs="Microsoft Sans Serif"/>
          <w:sz w:val="24"/>
          <w:szCs w:val="24"/>
          <w:lang w:val="lt-LT"/>
        </w:rPr>
        <w:t xml:space="preserve">. Galiausiai, tarkime, kad </w:t>
      </w:r>
      <w:r w:rsidRPr="00C367F6">
        <w:rPr>
          <w:rFonts w:ascii="Microsoft Sans Serif" w:hAnsi="Microsoft Sans Serif" w:cs="Microsoft Sans Serif"/>
          <w:noProof/>
          <w:lang w:val="lt-LT" w:eastAsia="en-US"/>
        </w:rPr>
        <w:drawing>
          <wp:inline distT="19050" distB="19050" distL="19050" distR="19050">
            <wp:extent cx="177800" cy="190500"/>
            <wp:effectExtent l="0" t="0" r="0" b="0"/>
            <wp:docPr id="86"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0" cstate="print"/>
                    <a:srcRect/>
                    <a:stretch>
                      <a:fillRect/>
                    </a:stretch>
                  </pic:blipFill>
                  <pic:spPr>
                    <a:xfrm>
                      <a:off x="0" y="0"/>
                      <a:ext cx="177800" cy="1905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 kaina, apskaičiuota t laikotarpiu. Tada gauname, kad kainų lygį einamuoju laikotarpiu galime išreikšti formule:</w:t>
      </w:r>
    </w:p>
    <w:p w:rsidR="00EF5A58" w:rsidRPr="00C367F6" w:rsidRDefault="00EF5A58">
      <w:pPr>
        <w:pStyle w:val="Normal1"/>
        <w:spacing w:after="0" w:line="360" w:lineRule="auto"/>
        <w:ind w:firstLine="279"/>
        <w:jc w:val="both"/>
        <w:rPr>
          <w:rFonts w:ascii="Microsoft Sans Serif" w:hAnsi="Microsoft Sans Serif" w:cs="Microsoft Sans Serif"/>
          <w:lang w:val="lt-LT"/>
        </w:rPr>
      </w:pPr>
    </w:p>
    <w:tbl>
      <w:tblPr>
        <w:tblStyle w:val="a2"/>
        <w:tblW w:w="9015" w:type="dxa"/>
        <w:jc w:val="center"/>
        <w:tblLayout w:type="fixed"/>
        <w:tblLook w:val="0600"/>
      </w:tblPr>
      <w:tblGrid>
        <w:gridCol w:w="540"/>
        <w:gridCol w:w="7950"/>
        <w:gridCol w:w="525"/>
      </w:tblGrid>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360" w:lineRule="auto"/>
              <w:ind w:firstLine="690"/>
              <w:rPr>
                <w:rFonts w:ascii="Microsoft Sans Serif" w:hAnsi="Microsoft Sans Serif" w:cs="Microsoft Sans Serif"/>
                <w:lang w:val="lt-LT"/>
              </w:rPr>
            </w:pPr>
          </w:p>
        </w:tc>
        <w:tc>
          <w:tcPr>
            <w:tcW w:w="7950" w:type="dxa"/>
            <w:tcMar>
              <w:top w:w="100" w:type="dxa"/>
              <w:left w:w="100" w:type="dxa"/>
              <w:bottom w:w="100" w:type="dxa"/>
              <w:right w:w="100" w:type="dxa"/>
            </w:tcMar>
          </w:tcPr>
          <w:p w:rsidR="00C91667" w:rsidRPr="00C367F6" w:rsidRDefault="00E63D23">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832100" cy="368300"/>
                  <wp:effectExtent l="0" t="0" r="0" b="0"/>
                  <wp:docPr id="89"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21" cstate="print"/>
                          <a:srcRect/>
                          <a:stretch>
                            <a:fillRect/>
                          </a:stretch>
                        </pic:blipFill>
                        <pic:spPr>
                          <a:xfrm>
                            <a:off x="0" y="0"/>
                            <a:ext cx="2832100" cy="368300"/>
                          </a:xfrm>
                          <a:prstGeom prst="rect">
                            <a:avLst/>
                          </a:prstGeom>
                          <a:ln/>
                        </pic:spPr>
                      </pic:pic>
                    </a:graphicData>
                  </a:graphic>
                </wp:inline>
              </w:drawing>
            </w:r>
          </w:p>
        </w:tc>
        <w:tc>
          <w:tcPr>
            <w:tcW w:w="525" w:type="dxa"/>
            <w:tcMar>
              <w:top w:w="100" w:type="dxa"/>
              <w:left w:w="100" w:type="dxa"/>
              <w:bottom w:w="100" w:type="dxa"/>
              <w:right w:w="100" w:type="dxa"/>
            </w:tcMar>
          </w:tcPr>
          <w:p w:rsidR="00C91667" w:rsidRPr="00C367F6" w:rsidRDefault="00E63D23">
            <w:pPr>
              <w:pStyle w:val="Normal1"/>
              <w:widowControl w:val="0"/>
              <w:spacing w:after="0" w:line="360" w:lineRule="auto"/>
              <w:ind w:firstLine="690"/>
              <w:jc w:val="both"/>
              <w:rPr>
                <w:rFonts w:ascii="Microsoft Sans Serif" w:hAnsi="Microsoft Sans Serif" w:cs="Microsoft Sans Serif"/>
                <w:lang w:val="lt-LT"/>
              </w:rPr>
            </w:pPr>
            <w:r w:rsidRPr="00C367F6">
              <w:rPr>
                <w:rFonts w:ascii="Microsoft Sans Serif" w:eastAsia="Times New Roman" w:hAnsi="Microsoft Sans Serif" w:cs="Microsoft Sans Serif"/>
                <w:lang w:val="lt-LT"/>
              </w:rPr>
              <w:t>(</w:t>
            </w:r>
            <w:r w:rsidR="00EF5A58" w:rsidRPr="00C367F6">
              <w:rPr>
                <w:rFonts w:ascii="Microsoft Sans Serif" w:eastAsia="Times New Roman" w:hAnsi="Microsoft Sans Serif" w:cs="Microsoft Sans Serif"/>
                <w:sz w:val="24"/>
                <w:szCs w:val="24"/>
                <w:lang w:val="lt-LT"/>
              </w:rPr>
              <w:t>(3</w:t>
            </w:r>
            <w:r w:rsidRPr="00C367F6">
              <w:rPr>
                <w:rFonts w:ascii="Microsoft Sans Serif" w:eastAsia="Times New Roman" w:hAnsi="Microsoft Sans Serif" w:cs="Microsoft Sans Serif"/>
                <w:sz w:val="24"/>
                <w:szCs w:val="24"/>
                <w:lang w:val="lt-LT"/>
              </w:rPr>
              <w:t>)</w:t>
            </w: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Be to iš apibrėžimo seka, kad vidutinis laikotarpis kas kiek atnaujinamos kainos yra </w:t>
      </w:r>
      <w:r w:rsidRPr="00C367F6">
        <w:rPr>
          <w:rFonts w:ascii="Microsoft Sans Serif" w:hAnsi="Microsoft Sans Serif" w:cs="Microsoft Sans Serif"/>
          <w:noProof/>
          <w:lang w:val="lt-LT" w:eastAsia="en-US"/>
        </w:rPr>
        <w:drawing>
          <wp:inline distT="19050" distB="19050" distL="19050" distR="19050">
            <wp:extent cx="308004" cy="304800"/>
            <wp:effectExtent l="0" t="0" r="0" b="0"/>
            <wp:docPr id="54"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2" cstate="print"/>
                    <a:srcRect/>
                    <a:stretch>
                      <a:fillRect/>
                    </a:stretch>
                  </pic:blipFill>
                  <pic:spPr>
                    <a:xfrm>
                      <a:off x="0" y="0"/>
                      <a:ext cx="308004" cy="3048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Pavyzdžiui, jei </w:t>
      </w:r>
      <w:r w:rsidRPr="00C367F6">
        <w:rPr>
          <w:rFonts w:ascii="Microsoft Sans Serif" w:hAnsi="Microsoft Sans Serif" w:cs="Microsoft Sans Serif"/>
          <w:noProof/>
          <w:lang w:val="lt-LT" w:eastAsia="en-US"/>
        </w:rPr>
        <w:drawing>
          <wp:inline distT="19050" distB="19050" distL="19050" distR="19050">
            <wp:extent cx="482600" cy="165100"/>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3" cstate="print"/>
                    <a:srcRect/>
                    <a:stretch>
                      <a:fillRect/>
                    </a:stretch>
                  </pic:blipFill>
                  <pic:spPr>
                    <a:xfrm>
                      <a:off x="0" y="0"/>
                      <a:ext cx="482600" cy="1651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ir turime ketvirtinius duomenis, tada šis laikotarpis yra 2 ketvirčiai. Tarkime, kad firma taiko nykščio taisyklės principą, kurio metu apskaičiuoja pagal buvusias kainas, su tikimybe </w:t>
      </w:r>
      <w:r w:rsidRPr="00C367F6">
        <w:rPr>
          <w:rFonts w:ascii="Microsoft Sans Serif" w:hAnsi="Microsoft Sans Serif" w:cs="Microsoft Sans Serif"/>
          <w:noProof/>
          <w:lang w:val="lt-LT" w:eastAsia="en-US"/>
        </w:rPr>
        <w:drawing>
          <wp:inline distT="19050" distB="19050" distL="19050" distR="19050">
            <wp:extent cx="114300" cy="88900"/>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4" cstate="print"/>
                    <a:srcRect/>
                    <a:stretch>
                      <a:fillRect/>
                    </a:stretch>
                  </pic:blipFill>
                  <pic:spPr>
                    <a:xfrm>
                      <a:off x="0" y="0"/>
                      <a:ext cx="114300" cy="889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Šį kainodaros principą išreiškia formulė:</w:t>
      </w:r>
      <w:r w:rsidRPr="00C367F6">
        <w:rPr>
          <w:rFonts w:ascii="Microsoft Sans Serif" w:eastAsia="Times New Roman" w:hAnsi="Microsoft Sans Serif" w:cs="Microsoft Sans Serif"/>
          <w:lang w:val="lt-LT"/>
        </w:rPr>
        <w:tab/>
      </w:r>
      <w:r w:rsidRPr="00C367F6">
        <w:rPr>
          <w:rFonts w:ascii="Microsoft Sans Serif" w:eastAsia="Times New Roman" w:hAnsi="Microsoft Sans Serif" w:cs="Microsoft Sans Serif"/>
          <w:lang w:val="lt-LT"/>
        </w:rPr>
        <w:tab/>
      </w:r>
      <w:r w:rsidRPr="00C367F6">
        <w:rPr>
          <w:rFonts w:ascii="Microsoft Sans Serif" w:eastAsia="Times New Roman" w:hAnsi="Microsoft Sans Serif" w:cs="Microsoft Sans Serif"/>
          <w:lang w:val="lt-LT"/>
        </w:rPr>
        <w:tab/>
      </w:r>
    </w:p>
    <w:tbl>
      <w:tblPr>
        <w:tblStyle w:val="a3"/>
        <w:tblW w:w="9339" w:type="dxa"/>
        <w:jc w:val="center"/>
        <w:tblLayout w:type="fixed"/>
        <w:tblLook w:val="0600"/>
      </w:tblPr>
      <w:tblGrid>
        <w:gridCol w:w="564"/>
        <w:gridCol w:w="8080"/>
        <w:gridCol w:w="695"/>
      </w:tblGrid>
      <w:tr w:rsidR="00C91667" w:rsidRPr="00C367F6">
        <w:trPr>
          <w:jc w:val="center"/>
        </w:trPr>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8079" w:type="dxa"/>
            <w:tcMar>
              <w:top w:w="100" w:type="dxa"/>
              <w:left w:w="100" w:type="dxa"/>
              <w:bottom w:w="100" w:type="dxa"/>
              <w:right w:w="100" w:type="dxa"/>
            </w:tcMar>
          </w:tcPr>
          <w:p w:rsidR="00C91667" w:rsidRPr="00C367F6" w:rsidRDefault="00E63D23">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81100" cy="190500"/>
                  <wp:effectExtent l="0" t="0" r="0" b="0"/>
                  <wp:docPr id="76"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25" cstate="print"/>
                          <a:srcRect/>
                          <a:stretch>
                            <a:fillRect/>
                          </a:stretch>
                        </pic:blipFill>
                        <pic:spPr>
                          <a:xfrm>
                            <a:off x="0" y="0"/>
                            <a:ext cx="1181100" cy="190500"/>
                          </a:xfrm>
                          <a:prstGeom prst="rect">
                            <a:avLst/>
                          </a:prstGeom>
                          <a:ln/>
                        </pic:spPr>
                      </pic:pic>
                    </a:graphicData>
                  </a:graphic>
                </wp:inline>
              </w:drawing>
            </w:r>
          </w:p>
        </w:tc>
        <w:tc>
          <w:tcPr>
            <w:tcW w:w="69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(4)</w:t>
            </w:r>
          </w:p>
        </w:tc>
      </w:tr>
    </w:tbl>
    <w:p w:rsidR="00C91667" w:rsidRPr="00C367F6" w:rsidRDefault="00E63D23">
      <w:pPr>
        <w:pStyle w:val="Normal1"/>
        <w:spacing w:after="0" w:line="360" w:lineRule="auto"/>
        <w:ind w:firstLine="279"/>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Įstatę (3) į (4) gauname lygtį:</w:t>
      </w:r>
    </w:p>
    <w:tbl>
      <w:tblPr>
        <w:tblStyle w:val="a4"/>
        <w:tblW w:w="9015" w:type="dxa"/>
        <w:jc w:val="center"/>
        <w:tblLayout w:type="fixed"/>
        <w:tblLook w:val="0600"/>
      </w:tblPr>
      <w:tblGrid>
        <w:gridCol w:w="540"/>
        <w:gridCol w:w="7950"/>
        <w:gridCol w:w="525"/>
      </w:tblGrid>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360" w:lineRule="auto"/>
              <w:ind w:firstLine="690"/>
              <w:rPr>
                <w:rFonts w:ascii="Microsoft Sans Serif" w:hAnsi="Microsoft Sans Serif" w:cs="Microsoft Sans Serif"/>
                <w:lang w:val="lt-LT"/>
              </w:rPr>
            </w:pPr>
          </w:p>
        </w:tc>
        <w:tc>
          <w:tcPr>
            <w:tcW w:w="7950" w:type="dxa"/>
            <w:tcMar>
              <w:top w:w="100" w:type="dxa"/>
              <w:left w:w="100" w:type="dxa"/>
              <w:bottom w:w="100" w:type="dxa"/>
              <w:right w:w="100" w:type="dxa"/>
            </w:tcMar>
          </w:tcPr>
          <w:p w:rsidR="00C91667" w:rsidRPr="00C367F6" w:rsidRDefault="00E63D23">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365500" cy="3810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cstate="print"/>
                          <a:srcRect/>
                          <a:stretch>
                            <a:fillRect/>
                          </a:stretch>
                        </pic:blipFill>
                        <pic:spPr>
                          <a:xfrm>
                            <a:off x="0" y="0"/>
                            <a:ext cx="3365500" cy="381000"/>
                          </a:xfrm>
                          <a:prstGeom prst="rect">
                            <a:avLst/>
                          </a:prstGeom>
                          <a:ln/>
                        </pic:spPr>
                      </pic:pic>
                    </a:graphicData>
                  </a:graphic>
                </wp:inline>
              </w:drawing>
            </w:r>
          </w:p>
        </w:tc>
        <w:tc>
          <w:tcPr>
            <w:tcW w:w="525" w:type="dxa"/>
            <w:tcMar>
              <w:top w:w="100" w:type="dxa"/>
              <w:left w:w="100" w:type="dxa"/>
              <w:bottom w:w="100" w:type="dxa"/>
              <w:right w:w="100" w:type="dxa"/>
            </w:tcMar>
            <w:vAlign w:val="center"/>
          </w:tcPr>
          <w:p w:rsidR="00C91667" w:rsidRPr="00C367F6" w:rsidRDefault="00E63D23">
            <w:pPr>
              <w:pStyle w:val="Normal1"/>
              <w:widowControl w:val="0"/>
              <w:spacing w:after="0" w:line="360" w:lineRule="auto"/>
              <w:ind w:firstLine="690"/>
              <w:rPr>
                <w:rFonts w:ascii="Microsoft Sans Serif" w:hAnsi="Microsoft Sans Serif" w:cs="Microsoft Sans Serif"/>
                <w:lang w:val="lt-LT"/>
              </w:rPr>
            </w:pPr>
            <w:r w:rsidRPr="00C367F6">
              <w:rPr>
                <w:rFonts w:ascii="Microsoft Sans Serif" w:eastAsia="Times New Roman" w:hAnsi="Microsoft Sans Serif" w:cs="Microsoft Sans Serif"/>
                <w:lang w:val="lt-LT"/>
              </w:rPr>
              <w:t>((5)</w:t>
            </w: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Turėjome, kad firma nustato kainą remdamasi praeities taisykle (4). Darome prielaidą, kad kitas būdas kainos apskaičiavimo būdas yra maksimizuoti pelną kiekviename laikotarpyje - naudotis ribinėmis sąnaudomis -</w:t>
      </w:r>
      <w:r w:rsidRPr="00C367F6">
        <w:rPr>
          <w:rFonts w:ascii="Microsoft Sans Serif" w:hAnsi="Microsoft Sans Serif" w:cs="Microsoft Sans Serif"/>
          <w:noProof/>
          <w:lang w:val="lt-LT" w:eastAsia="en-US"/>
        </w:rPr>
        <w:drawing>
          <wp:inline distT="19050" distB="19050" distL="19050" distR="19050">
            <wp:extent cx="292100" cy="12700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 cstate="print"/>
                    <a:srcRect/>
                    <a:stretch>
                      <a:fillRect/>
                    </a:stretch>
                  </pic:blipFill>
                  <pic:spPr>
                    <a:xfrm>
                      <a:off x="0" y="0"/>
                      <a:ext cx="2921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Tada gauname apskaičiuotos kainos formulę: </w:t>
      </w:r>
    </w:p>
    <w:tbl>
      <w:tblPr>
        <w:tblStyle w:val="a5"/>
        <w:tblW w:w="9345" w:type="dxa"/>
        <w:tblLayout w:type="fixed"/>
        <w:tblLook w:val="0600"/>
      </w:tblPr>
      <w:tblGrid>
        <w:gridCol w:w="564"/>
        <w:gridCol w:w="7971"/>
        <w:gridCol w:w="810"/>
      </w:tblGrid>
      <w:tr w:rsidR="00C91667" w:rsidRPr="00C367F6">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70" w:type="dxa"/>
            <w:tcMar>
              <w:top w:w="100" w:type="dxa"/>
              <w:left w:w="100" w:type="dxa"/>
              <w:bottom w:w="100" w:type="dxa"/>
              <w:right w:w="100" w:type="dxa"/>
            </w:tcMar>
          </w:tcPr>
          <w:p w:rsidR="00C91667" w:rsidRPr="00C367F6" w:rsidRDefault="00E63D23">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612900" cy="215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cstate="print"/>
                          <a:srcRect/>
                          <a:stretch>
                            <a:fillRect/>
                          </a:stretch>
                        </pic:blipFill>
                        <pic:spPr>
                          <a:xfrm>
                            <a:off x="0" y="0"/>
                            <a:ext cx="1612900" cy="215900"/>
                          </a:xfrm>
                          <a:prstGeom prst="rect">
                            <a:avLst/>
                          </a:prstGeom>
                          <a:ln/>
                        </pic:spPr>
                      </pic:pic>
                    </a:graphicData>
                  </a:graphic>
                </wp:inline>
              </w:drawing>
            </w:r>
          </w:p>
        </w:tc>
        <w:tc>
          <w:tcPr>
            <w:tcW w:w="81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(6)</w:t>
            </w:r>
          </w:p>
        </w:tc>
      </w:tr>
    </w:tbl>
    <w:p w:rsidR="00EF5A58" w:rsidRPr="00C367F6" w:rsidRDefault="00E63D23" w:rsidP="00EF5A58">
      <w:pPr>
        <w:pStyle w:val="Normal1"/>
        <w:spacing w:after="0" w:line="360" w:lineRule="auto"/>
        <w:ind w:firstLine="279"/>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Įstačius (6) į (3) ir naudojantis (5) gauname lygtį:</w:t>
      </w:r>
      <w:r w:rsidR="00EF5A58" w:rsidRPr="00C367F6">
        <w:rPr>
          <w:rFonts w:ascii="Microsoft Sans Serif" w:eastAsia="Times New Roman" w:hAnsi="Microsoft Sans Serif" w:cs="Microsoft Sans Serif"/>
          <w:sz w:val="24"/>
          <w:szCs w:val="24"/>
          <w:lang w:val="lt-LT"/>
        </w:rPr>
        <w:t xml:space="preserve"> </w:t>
      </w:r>
    </w:p>
    <w:p w:rsidR="00EF5A58" w:rsidRPr="00C367F6" w:rsidRDefault="00EF5A58" w:rsidP="00EF5A58">
      <w:pPr>
        <w:pStyle w:val="Normal1"/>
        <w:spacing w:after="0" w:line="360" w:lineRule="auto"/>
        <w:ind w:firstLine="279"/>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 xml:space="preserve">                                      </w:t>
      </w:r>
    </w:p>
    <w:tbl>
      <w:tblPr>
        <w:tblStyle w:val="a6"/>
        <w:tblW w:w="9350" w:type="dxa"/>
        <w:tblLayout w:type="fixed"/>
        <w:tblLook w:val="0600"/>
      </w:tblPr>
      <w:tblGrid>
        <w:gridCol w:w="564"/>
        <w:gridCol w:w="7971"/>
        <w:gridCol w:w="815"/>
      </w:tblGrid>
      <w:tr w:rsidR="00C91667" w:rsidRPr="00C367F6">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70" w:type="dxa"/>
            <w:tcMar>
              <w:top w:w="100" w:type="dxa"/>
              <w:left w:w="100" w:type="dxa"/>
              <w:bottom w:w="100" w:type="dxa"/>
              <w:right w:w="100" w:type="dxa"/>
            </w:tcMar>
          </w:tcPr>
          <w:p w:rsidR="00EF5A58" w:rsidRPr="00C367F6" w:rsidRDefault="00EF5A58">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0" distB="0" distL="0" distR="0">
                  <wp:extent cx="2794000" cy="2032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794000" cy="203200"/>
                          </a:xfrm>
                          <a:prstGeom prst="rect">
                            <a:avLst/>
                          </a:prstGeom>
                          <a:ln/>
                        </pic:spPr>
                      </pic:pic>
                    </a:graphicData>
                  </a:graphic>
                </wp:inline>
              </w:drawing>
            </w:r>
          </w:p>
          <w:p w:rsidR="00C91667" w:rsidRPr="00C367F6" w:rsidRDefault="00EF5A58">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lang w:val="lt-LT"/>
              </w:rPr>
              <w:t xml:space="preserve">       </w:t>
            </w:r>
          </w:p>
          <w:p w:rsidR="00EF5A58" w:rsidRPr="00C367F6" w:rsidRDefault="00EF5A58">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425700" cy="304800"/>
                  <wp:effectExtent l="0" t="0" r="0" b="0"/>
                  <wp:docPr id="103"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29" cstate="print"/>
                          <a:srcRect/>
                          <a:stretch>
                            <a:fillRect/>
                          </a:stretch>
                        </pic:blipFill>
                        <pic:spPr>
                          <a:xfrm>
                            <a:off x="0" y="0"/>
                            <a:ext cx="2425700" cy="304800"/>
                          </a:xfrm>
                          <a:prstGeom prst="rect">
                            <a:avLst/>
                          </a:prstGeom>
                          <a:ln/>
                        </pic:spPr>
                      </pic:pic>
                    </a:graphicData>
                  </a:graphic>
                </wp:inline>
              </w:drawing>
            </w:r>
          </w:p>
        </w:tc>
        <w:tc>
          <w:tcPr>
            <w:tcW w:w="81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(7)</w:t>
            </w:r>
          </w:p>
        </w:tc>
      </w:tr>
      <w:tr w:rsidR="00C91667" w:rsidRPr="00C367F6">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7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815"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r>
    </w:tbl>
    <w:p w:rsidR="00C91667" w:rsidRPr="00C367F6" w:rsidRDefault="00E63D23">
      <w:pPr>
        <w:pStyle w:val="Normal1"/>
        <w:spacing w:after="0" w:line="360" w:lineRule="auto"/>
        <w:ind w:firstLine="279"/>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Be to, jeigu kainos yra nustatomos gale laikotarpio </w:t>
      </w:r>
      <w:r w:rsidRPr="00C367F6">
        <w:rPr>
          <w:rFonts w:ascii="Microsoft Sans Serif" w:eastAsia="Times New Roman" w:hAnsi="Microsoft Sans Serif" w:cs="Microsoft Sans Serif"/>
          <w:i/>
          <w:sz w:val="24"/>
          <w:szCs w:val="24"/>
          <w:lang w:val="lt-LT"/>
          <w:rPrChange w:id="81" w:author="DCelov" w:date="2015-11-29T20:46:00Z">
            <w:rPr>
              <w:rFonts w:ascii="Microsoft Sans Serif" w:eastAsia="Times New Roman" w:hAnsi="Microsoft Sans Serif" w:cs="Microsoft Sans Serif"/>
              <w:sz w:val="24"/>
              <w:szCs w:val="24"/>
            </w:rPr>
          </w:rPrChange>
        </w:rPr>
        <w:t>t</w:t>
      </w:r>
      <w:r w:rsidRPr="00C367F6">
        <w:rPr>
          <w:rFonts w:ascii="Microsoft Sans Serif" w:eastAsia="Times New Roman" w:hAnsi="Microsoft Sans Serif" w:cs="Microsoft Sans Serif"/>
          <w:sz w:val="24"/>
          <w:szCs w:val="24"/>
          <w:lang w:val="lt-LT"/>
        </w:rPr>
        <w:t xml:space="preserve">,  tada vietoje </w:t>
      </w:r>
      <w:r w:rsidRPr="00C367F6">
        <w:rPr>
          <w:rFonts w:ascii="Microsoft Sans Serif" w:hAnsi="Microsoft Sans Serif" w:cs="Microsoft Sans Serif"/>
          <w:noProof/>
          <w:lang w:val="lt-LT" w:eastAsia="en-US"/>
        </w:rPr>
        <w:drawing>
          <wp:inline distT="19050" distB="19050" distL="19050" distR="19050">
            <wp:extent cx="292100" cy="12700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 cstate="print"/>
                    <a:srcRect/>
                    <a:stretch>
                      <a:fillRect/>
                    </a:stretch>
                  </pic:blipFill>
                  <pic:spPr>
                    <a:xfrm>
                      <a:off x="0" y="0"/>
                      <a:ext cx="2921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reikia imti ,</w:t>
      </w:r>
      <w:r w:rsidRPr="00C367F6">
        <w:rPr>
          <w:rFonts w:ascii="Microsoft Sans Serif" w:hAnsi="Microsoft Sans Serif" w:cs="Microsoft Sans Serif"/>
          <w:noProof/>
          <w:lang w:val="lt-LT" w:eastAsia="en-US"/>
        </w:rPr>
        <w:drawing>
          <wp:inline distT="19050" distB="19050" distL="19050" distR="19050">
            <wp:extent cx="431800" cy="127000"/>
            <wp:effectExtent l="0" t="0" r="0" b="0"/>
            <wp:docPr id="56"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0" cstate="print"/>
                    <a:srcRect/>
                    <a:stretch>
                      <a:fillRect/>
                    </a:stretch>
                  </pic:blipFill>
                  <pic:spPr>
                    <a:xfrm>
                      <a:off x="0" y="0"/>
                      <a:ext cx="4318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tada iš (8) gauname lygtį:</w:t>
      </w:r>
    </w:p>
    <w:tbl>
      <w:tblPr>
        <w:tblStyle w:val="a7"/>
        <w:tblW w:w="9015" w:type="dxa"/>
        <w:jc w:val="center"/>
        <w:tblLayout w:type="fixed"/>
        <w:tblLook w:val="0600"/>
      </w:tblPr>
      <w:tblGrid>
        <w:gridCol w:w="540"/>
        <w:gridCol w:w="7950"/>
        <w:gridCol w:w="525"/>
      </w:tblGrid>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5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959100" cy="203200"/>
                  <wp:effectExtent l="0" t="0" r="0" b="0"/>
                  <wp:docPr id="110"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31" cstate="print"/>
                          <a:srcRect/>
                          <a:stretch>
                            <a:fillRect/>
                          </a:stretch>
                        </pic:blipFill>
                        <pic:spPr>
                          <a:xfrm>
                            <a:off x="0" y="0"/>
                            <a:ext cx="2959100" cy="203200"/>
                          </a:xfrm>
                          <a:prstGeom prst="rect">
                            <a:avLst/>
                          </a:prstGeom>
                          <a:ln/>
                        </pic:spPr>
                      </pic:pic>
                    </a:graphicData>
                  </a:graphic>
                </wp:inline>
              </w:drawing>
            </w:r>
          </w:p>
        </w:tc>
        <w:tc>
          <w:tcPr>
            <w:tcW w:w="52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(9)</w:t>
            </w: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Ieškodami įverčio ribinėms sąnaudoms remiamės minėto Jordi Gali ir Mark Getler straipsnio  būdu darant prielaidą, kad mes turime Cobb - Douglas technologiją. Tada po </w:t>
      </w:r>
      <w:r w:rsidRPr="00C367F6">
        <w:rPr>
          <w:rFonts w:ascii="Microsoft Sans Serif" w:eastAsia="Times New Roman" w:hAnsi="Microsoft Sans Serif" w:cs="Microsoft Sans Serif"/>
          <w:sz w:val="24"/>
          <w:szCs w:val="24"/>
          <w:lang w:val="lt-LT"/>
        </w:rPr>
        <w:lastRenderedPageBreak/>
        <w:t xml:space="preserve">paprastų išskaičiavimų gauname, kad ribines sąnaudas gerai aproksimuoja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  </w:t>
      </w:r>
      <w:r w:rsidRPr="00C367F6">
        <w:rPr>
          <w:rFonts w:ascii="Microsoft Sans Serif" w:hAnsi="Microsoft Sans Serif" w:cs="Microsoft Sans Serif"/>
          <w:noProof/>
          <w:lang w:val="lt-LT" w:eastAsia="en-US"/>
        </w:rPr>
        <w:drawing>
          <wp:inline distT="19050" distB="19050" distL="19050" distR="19050">
            <wp:extent cx="165100" cy="190500"/>
            <wp:effectExtent l="0" t="0" r="0" b="0"/>
            <wp:docPr id="102"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32" cstate="print"/>
                    <a:srcRect/>
                    <a:stretch>
                      <a:fillRect/>
                    </a:stretch>
                  </pic:blipFill>
                  <pic:spPr>
                    <a:xfrm>
                      <a:off x="0" y="0"/>
                      <a:ext cx="165100" cy="1905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Tada iš (9) gauname formulę: </w:t>
      </w:r>
    </w:p>
    <w:tbl>
      <w:tblPr>
        <w:tblStyle w:val="a8"/>
        <w:tblW w:w="9350" w:type="dxa"/>
        <w:jc w:val="center"/>
        <w:tblLayout w:type="fixed"/>
        <w:tblLook w:val="0600"/>
      </w:tblPr>
      <w:tblGrid>
        <w:gridCol w:w="564"/>
        <w:gridCol w:w="7956"/>
        <w:gridCol w:w="830"/>
      </w:tblGrid>
      <w:tr w:rsidR="00C91667" w:rsidRPr="00C367F6">
        <w:trPr>
          <w:jc w:val="center"/>
        </w:trPr>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55" w:type="dxa"/>
            <w:tcMar>
              <w:top w:w="100" w:type="dxa"/>
              <w:left w:w="100" w:type="dxa"/>
              <w:bottom w:w="100" w:type="dxa"/>
              <w:right w:w="100" w:type="dxa"/>
            </w:tcMar>
          </w:tcPr>
          <w:p w:rsidR="00C91667" w:rsidRPr="00C367F6" w:rsidRDefault="00E63D23">
            <w:pPr>
              <w:pStyle w:val="Normal1"/>
              <w:spacing w:after="0" w:line="360" w:lineRule="auto"/>
              <w:ind w:firstLine="69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794000" cy="203200"/>
                  <wp:effectExtent l="0" t="0" r="0" b="0"/>
                  <wp:docPr id="107"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33" cstate="print"/>
                          <a:srcRect/>
                          <a:stretch>
                            <a:fillRect/>
                          </a:stretch>
                        </pic:blipFill>
                        <pic:spPr>
                          <a:xfrm>
                            <a:off x="0" y="0"/>
                            <a:ext cx="2794000" cy="203200"/>
                          </a:xfrm>
                          <a:prstGeom prst="rect">
                            <a:avLst/>
                          </a:prstGeom>
                          <a:ln/>
                        </pic:spPr>
                      </pic:pic>
                    </a:graphicData>
                  </a:graphic>
                </wp:inline>
              </w:drawing>
            </w:r>
          </w:p>
        </w:tc>
        <w:tc>
          <w:tcPr>
            <w:tcW w:w="83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(10)</w:t>
            </w: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Galiausiai, gavus šiuos modelio įverčius yra gana nesunku suskaičiuoti </w:t>
      </w:r>
      <w:r w:rsidRPr="00C367F6">
        <w:rPr>
          <w:rFonts w:ascii="Microsoft Sans Serif" w:hAnsi="Microsoft Sans Serif" w:cs="Microsoft Sans Serif"/>
          <w:noProof/>
          <w:lang w:val="lt-LT" w:eastAsia="en-US"/>
        </w:rPr>
        <w:drawing>
          <wp:inline distT="19050" distB="19050" distL="19050" distR="19050">
            <wp:extent cx="76200" cy="139700"/>
            <wp:effectExtent l="0" t="0" r="0" b="0"/>
            <wp:docPr id="9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16" cstate="print"/>
                    <a:srcRect/>
                    <a:stretch>
                      <a:fillRect/>
                    </a:stretch>
                  </pic:blipFill>
                  <pic:spPr>
                    <a:xfrm>
                      <a:off x="0" y="0"/>
                      <a:ext cx="76200" cy="1397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Tada pritaikius minėta formulę, gana lengvai apskaičiuojame kainų vidutinį keitimo laikotarpį. (10) formule ir naudosimės tiriant turimus duomenis.</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Taipogi, visos minėtos formulės buvo skaičiuotos remiantis uždaros ekonomikos atveju. Imant atviros ekonomikos atvejį reikėtų atsižvelgti į tokius </w:t>
      </w:r>
      <w:commentRangeStart w:id="82"/>
      <w:r w:rsidRPr="00C367F6">
        <w:rPr>
          <w:rFonts w:ascii="Microsoft Sans Serif" w:eastAsia="Times New Roman" w:hAnsi="Microsoft Sans Serif" w:cs="Microsoft Sans Serif"/>
          <w:sz w:val="24"/>
          <w:szCs w:val="24"/>
          <w:lang w:val="lt-LT"/>
        </w:rPr>
        <w:t>dalykus</w:t>
      </w:r>
      <w:commentRangeEnd w:id="82"/>
      <w:r w:rsidR="001620B0" w:rsidRPr="00C367F6">
        <w:rPr>
          <w:rStyle w:val="CommentReference"/>
          <w:lang w:val="lt-LT"/>
        </w:rPr>
        <w:commentReference w:id="82"/>
      </w:r>
      <w:r w:rsidRPr="00C367F6">
        <w:rPr>
          <w:rFonts w:ascii="Microsoft Sans Serif" w:eastAsia="Times New Roman" w:hAnsi="Microsoft Sans Serif" w:cs="Microsoft Sans Serif"/>
          <w:sz w:val="24"/>
          <w:szCs w:val="24"/>
          <w:lang w:val="lt-LT"/>
        </w:rPr>
        <w:t xml:space="preserve">, kaip pavyzdžiui: žaliavos ar importas bei eksportas. Vis dėlto, minėtame Ernesto Virbicko darbe apie šią kreivę gana gerai matyti, kad uždaros ekonomikos atvejis gana neblogai aproksimuoja atviros ekonomikos atvejį ir gauti įverčiai stipriai nesiskiria.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Pagrindinė šio modelio </w:t>
      </w:r>
      <w:del w:id="83" w:author="DCelov" w:date="2015-11-29T20:50:00Z">
        <w:r w:rsidRPr="00C367F6" w:rsidDel="00E74553">
          <w:rPr>
            <w:rFonts w:ascii="Microsoft Sans Serif" w:eastAsia="Times New Roman" w:hAnsi="Microsoft Sans Serif" w:cs="Microsoft Sans Serif"/>
            <w:sz w:val="24"/>
            <w:szCs w:val="24"/>
            <w:lang w:val="lt-LT"/>
          </w:rPr>
          <w:delText xml:space="preserve">bėda </w:delText>
        </w:r>
      </w:del>
      <w:ins w:id="84" w:author="DCelov" w:date="2015-11-29T20:50:00Z">
        <w:r w:rsidR="00E74553" w:rsidRPr="00C367F6">
          <w:rPr>
            <w:rFonts w:ascii="Microsoft Sans Serif" w:eastAsia="Times New Roman" w:hAnsi="Microsoft Sans Serif" w:cs="Microsoft Sans Serif"/>
            <w:sz w:val="24"/>
            <w:szCs w:val="24"/>
            <w:lang w:val="lt-LT"/>
          </w:rPr>
          <w:t xml:space="preserve">problema </w:t>
        </w:r>
      </w:ins>
      <w:r w:rsidRPr="00C367F6">
        <w:rPr>
          <w:rFonts w:ascii="Microsoft Sans Serif" w:eastAsia="Times New Roman" w:hAnsi="Microsoft Sans Serif" w:cs="Microsoft Sans Serif"/>
          <w:sz w:val="24"/>
          <w:szCs w:val="24"/>
          <w:lang w:val="lt-LT"/>
        </w:rPr>
        <w:t>- jis gana jautrus prielaidoms. Atsižvelgiant į prielaidų gausą</w:t>
      </w:r>
      <w:ins w:id="85" w:author="DCelov" w:date="2015-11-29T20:50:00Z">
        <w:r w:rsidR="00E74553" w:rsidRPr="00C367F6">
          <w:rPr>
            <w:rFonts w:ascii="Microsoft Sans Serif" w:eastAsia="Times New Roman" w:hAnsi="Microsoft Sans Serif" w:cs="Microsoft Sans Serif"/>
            <w:sz w:val="24"/>
            <w:szCs w:val="24"/>
            <w:lang w:val="lt-LT"/>
          </w:rPr>
          <w:t>,</w:t>
        </w:r>
      </w:ins>
      <w:r w:rsidRPr="00C367F6">
        <w:rPr>
          <w:rFonts w:ascii="Microsoft Sans Serif" w:eastAsia="Times New Roman" w:hAnsi="Microsoft Sans Serif" w:cs="Microsoft Sans Serif"/>
          <w:sz w:val="24"/>
          <w:szCs w:val="24"/>
          <w:lang w:val="lt-LT"/>
        </w:rPr>
        <w:t xml:space="preserve"> tikėtina, kad tikslių įverčių nepavyks gauti. Remiantis kitų autorių darbais, labiausiai šio modelio tikslumą sumažina prielaida, kad ribinės sąnaudos lygios </w:t>
      </w:r>
      <w:commentRangeStart w:id="86"/>
      <w:r w:rsidRPr="00C367F6">
        <w:rPr>
          <w:rFonts w:ascii="Microsoft Sans Serif" w:eastAsia="Times New Roman" w:hAnsi="Microsoft Sans Serif" w:cs="Microsoft Sans Serif"/>
          <w:i/>
          <w:sz w:val="24"/>
          <w:szCs w:val="24"/>
          <w:lang w:val="lt-LT"/>
        </w:rPr>
        <w:t>RULC</w:t>
      </w:r>
      <w:commentRangeEnd w:id="86"/>
      <w:r w:rsidR="00060D10" w:rsidRPr="00C367F6">
        <w:rPr>
          <w:rStyle w:val="CommentReference"/>
          <w:lang w:val="lt-LT"/>
        </w:rPr>
        <w:commentReference w:id="86"/>
      </w:r>
      <w:r w:rsidRPr="00C367F6">
        <w:rPr>
          <w:rFonts w:ascii="Microsoft Sans Serif" w:eastAsia="Times New Roman" w:hAnsi="Microsoft Sans Serif" w:cs="Microsoft Sans Serif"/>
          <w:sz w:val="24"/>
          <w:szCs w:val="24"/>
          <w:lang w:val="lt-LT"/>
        </w:rPr>
        <w:t xml:space="preserve">.  </w:t>
      </w:r>
    </w:p>
    <w:p w:rsidR="00C91667" w:rsidRPr="00C367F6" w:rsidRDefault="00C91667">
      <w:pPr>
        <w:pStyle w:val="Normal1"/>
        <w:spacing w:after="0" w:line="360" w:lineRule="auto"/>
        <w:ind w:firstLine="279"/>
        <w:jc w:val="both"/>
        <w:rPr>
          <w:rFonts w:ascii="Microsoft Sans Serif" w:hAnsi="Microsoft Sans Serif" w:cs="Microsoft Sans Serif"/>
          <w:lang w:val="lt-LT"/>
        </w:rPr>
      </w:pPr>
    </w:p>
    <w:p w:rsidR="00C91667" w:rsidRPr="00C367F6" w:rsidRDefault="00E63D23">
      <w:pPr>
        <w:pStyle w:val="Heading2"/>
        <w:spacing w:after="0" w:line="360" w:lineRule="auto"/>
        <w:ind w:firstLine="279"/>
        <w:contextualSpacing w:val="0"/>
        <w:jc w:val="both"/>
        <w:rPr>
          <w:rFonts w:ascii="Microsoft Sans Serif" w:hAnsi="Microsoft Sans Serif" w:cs="Microsoft Sans Serif"/>
          <w:lang w:val="lt-LT"/>
        </w:rPr>
      </w:pPr>
      <w:bookmarkStart w:id="87" w:name="h.xg2l0w5g8m3c" w:colFirst="0" w:colLast="0"/>
      <w:bookmarkStart w:id="88" w:name="_Toc436578915"/>
      <w:bookmarkEnd w:id="87"/>
      <w:r w:rsidRPr="00C367F6">
        <w:rPr>
          <w:rFonts w:ascii="Microsoft Sans Serif" w:eastAsia="Times New Roman" w:hAnsi="Microsoft Sans Serif" w:cs="Microsoft Sans Serif"/>
          <w:sz w:val="24"/>
          <w:szCs w:val="24"/>
          <w:lang w:val="lt-LT"/>
        </w:rPr>
        <w:t>2.2 Balassa-Samuelson efektas</w:t>
      </w:r>
      <w:bookmarkEnd w:id="88"/>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1964 metais nepriklausomai</w:t>
      </w:r>
      <w:r w:rsidRPr="00C367F6">
        <w:rPr>
          <w:rFonts w:ascii="Microsoft Sans Serif" w:eastAsia="Times New Roman" w:hAnsi="Microsoft Sans Serif" w:cs="Microsoft Sans Serif"/>
          <w:sz w:val="24"/>
          <w:szCs w:val="24"/>
          <w:vertAlign w:val="superscript"/>
          <w:lang w:val="lt-LT"/>
        </w:rPr>
        <w:t>(3*)</w:t>
      </w:r>
      <w:r w:rsidRPr="00C367F6">
        <w:rPr>
          <w:rFonts w:ascii="Microsoft Sans Serif" w:eastAsia="Times New Roman" w:hAnsi="Microsoft Sans Serif" w:cs="Microsoft Sans Serif"/>
          <w:sz w:val="24"/>
          <w:szCs w:val="24"/>
          <w:lang w:val="lt-LT"/>
        </w:rPr>
        <w:t xml:space="preserve"> Vengrų ekonomistas Bela Ballasa bei Nobelio premijos laureatas Paul Samuelson pastebėjo, kad  silpniau ekonomiškai išsivysčiusiose šalyse algų kilimas yra aukštesnis nei  ekonomiškai išsivysčiusiose šalyse. Aukštesnis darbo užmokesčio kilimas lemia tai, kad tose šalyse yra aukštesnė ir infliacija. Taipogi, tokiose šalyse buvo pastebėta, kad uždarbis apdirbamosios pramonės sektoriuje auga greičiau nei paslaugų sektoriuje. Remiamas tuo, kad apdirbamosios pramonės sektoriuje </w:t>
      </w:r>
      <w:ins w:id="89" w:author="DCelov" w:date="2015-11-29T20:52:00Z">
        <w:r w:rsidR="00A373EC" w:rsidRPr="00C367F6">
          <w:rPr>
            <w:rFonts w:ascii="Microsoft Sans Serif" w:eastAsia="Times New Roman" w:hAnsi="Microsoft Sans Serif" w:cs="Microsoft Sans Serif"/>
            <w:sz w:val="24"/>
            <w:szCs w:val="24"/>
            <w:lang w:val="lt-LT"/>
          </w:rPr>
          <w:t xml:space="preserve">dėl technologinės pažangos </w:t>
        </w:r>
      </w:ins>
      <w:r w:rsidRPr="00C367F6">
        <w:rPr>
          <w:rFonts w:ascii="Microsoft Sans Serif" w:eastAsia="Times New Roman" w:hAnsi="Microsoft Sans Serif" w:cs="Microsoft Sans Serif"/>
          <w:sz w:val="24"/>
          <w:szCs w:val="24"/>
          <w:lang w:val="lt-LT"/>
        </w:rPr>
        <w:t>greičiau auga našumas</w:t>
      </w:r>
      <w:del w:id="90" w:author="DCelov" w:date="2015-11-29T20:52:00Z">
        <w:r w:rsidRPr="00C367F6" w:rsidDel="00A373EC">
          <w:rPr>
            <w:rFonts w:ascii="Microsoft Sans Serif" w:eastAsia="Times New Roman" w:hAnsi="Microsoft Sans Serif" w:cs="Microsoft Sans Serif"/>
            <w:sz w:val="24"/>
            <w:szCs w:val="24"/>
            <w:lang w:val="lt-LT"/>
          </w:rPr>
          <w:delText xml:space="preserve"> ( dėl technologinės pažangos)</w:delText>
        </w:r>
      </w:del>
      <w:r w:rsidRPr="00C367F6">
        <w:rPr>
          <w:rFonts w:ascii="Microsoft Sans Serif" w:eastAsia="Times New Roman" w:hAnsi="Microsoft Sans Serif" w:cs="Microsoft Sans Serif"/>
          <w:sz w:val="24"/>
          <w:szCs w:val="24"/>
          <w:lang w:val="lt-LT"/>
        </w:rPr>
        <w:t>,</w:t>
      </w:r>
      <w:ins w:id="91" w:author="DCelov" w:date="2015-11-29T20:52:00Z">
        <w:r w:rsidR="00A373EC"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todėl greičiau didėja alga. Vis dėlto, kai šiame sektoriuje greičiau didėja alga, o kitame neauga, tada turime darbo jėgos migraciją, kuri savo ruožtu padidina algas sektoriuje, kuriame alga </w:t>
      </w:r>
      <w:del w:id="92" w:author="DCelov" w:date="2015-11-29T20:53:00Z">
        <w:r w:rsidRPr="00C367F6" w:rsidDel="00480F40">
          <w:rPr>
            <w:rFonts w:ascii="Microsoft Sans Serif" w:eastAsia="Times New Roman" w:hAnsi="Microsoft Sans Serif" w:cs="Microsoft Sans Serif"/>
            <w:sz w:val="24"/>
            <w:szCs w:val="24"/>
            <w:lang w:val="lt-LT"/>
          </w:rPr>
          <w:delText xml:space="preserve">auga </w:delText>
        </w:r>
      </w:del>
      <w:r w:rsidRPr="00C367F6">
        <w:rPr>
          <w:rFonts w:ascii="Microsoft Sans Serif" w:eastAsia="Times New Roman" w:hAnsi="Microsoft Sans Serif" w:cs="Microsoft Sans Serif"/>
          <w:sz w:val="24"/>
          <w:szCs w:val="24"/>
          <w:lang w:val="lt-LT"/>
        </w:rPr>
        <w:t xml:space="preserve">neaugo. Todėl iš to </w:t>
      </w:r>
      <w:ins w:id="93" w:author="DCelov" w:date="2015-11-29T20:54:00Z">
        <w:r w:rsidR="00480F40" w:rsidRPr="00C367F6">
          <w:rPr>
            <w:rFonts w:ascii="Microsoft Sans Serif" w:eastAsia="Times New Roman" w:hAnsi="Microsoft Sans Serif" w:cs="Microsoft Sans Serif"/>
            <w:sz w:val="24"/>
            <w:szCs w:val="24"/>
            <w:lang w:val="lt-LT"/>
          </w:rPr>
          <w:t>iš</w:t>
        </w:r>
      </w:ins>
      <w:r w:rsidRPr="00C367F6">
        <w:rPr>
          <w:rFonts w:ascii="Microsoft Sans Serif" w:eastAsia="Times New Roman" w:hAnsi="Microsoft Sans Serif" w:cs="Microsoft Sans Serif"/>
          <w:sz w:val="24"/>
          <w:szCs w:val="24"/>
          <w:lang w:val="lt-LT"/>
        </w:rPr>
        <w:t xml:space="preserve">plaukia, kad besivystančiose šalyse aukštesnis algų kilimas pramonės sektoriuje lemia aukštesnį algų kilimą paslaugų sektoriuje. </w:t>
      </w:r>
    </w:p>
    <w:p w:rsidR="00C91667" w:rsidRPr="00C367F6" w:rsidDel="00480F40" w:rsidRDefault="00E63D23">
      <w:pPr>
        <w:pStyle w:val="Normal1"/>
        <w:spacing w:after="0" w:line="360" w:lineRule="auto"/>
        <w:ind w:firstLine="279"/>
        <w:jc w:val="both"/>
        <w:rPr>
          <w:del w:id="94" w:author="DCelov" w:date="2015-11-29T20:54:00Z"/>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 xml:space="preserve">Apie visą šį efektą Lietuvoje buvo pradėta garsiau kalbėti 2006 m. kai Lietuva nebuvo priimta į Euro zoną, nes neatitiko Mastrichto sutarties kriterijaus dėl infliacijos. Tada ekonomistai iškėlė klausimą dėl kriterijų tikslumo, kadangi vadovaujantis šiuo efektu, Lietuvos infliacijos lygis natūraliai yra aukštesnis nei Euro zonos senbuvių. Todėl ekonomiškai besivystančioms šalims šis </w:t>
      </w:r>
    </w:p>
    <w:p w:rsidR="00C91667" w:rsidRPr="00C367F6" w:rsidRDefault="00E63D23" w:rsidP="00480F40">
      <w:pPr>
        <w:pStyle w:val="Normal1"/>
        <w:spacing w:after="0" w:line="360" w:lineRule="auto"/>
        <w:ind w:firstLine="279"/>
        <w:jc w:val="both"/>
        <w:rPr>
          <w:rFonts w:ascii="Microsoft Sans Serif" w:hAnsi="Microsoft Sans Serif" w:cs="Microsoft Sans Serif"/>
          <w:lang w:val="lt-LT"/>
        </w:rPr>
        <w:pPrChange w:id="95" w:author="DCelov" w:date="2015-11-29T20:54:00Z">
          <w:pPr>
            <w:pStyle w:val="Normal1"/>
            <w:spacing w:after="0" w:line="360" w:lineRule="auto"/>
            <w:jc w:val="both"/>
          </w:pPr>
        </w:pPrChange>
      </w:pPr>
      <w:r w:rsidRPr="00C367F6">
        <w:rPr>
          <w:rFonts w:ascii="Microsoft Sans Serif" w:eastAsia="Times New Roman" w:hAnsi="Microsoft Sans Serif" w:cs="Microsoft Sans Serif"/>
          <w:sz w:val="24"/>
          <w:szCs w:val="24"/>
          <w:lang w:val="lt-LT"/>
        </w:rPr>
        <w:t>kriterijus yra sunkiau įvykdomas nei išsivysčiusioms šalims. Kadangi Lietuvai labai mažai pritrūko, kad euras būtų įvestas, tai galime daryti išvadą, kad jeigu būtų buvę atsižvelgta į šį efektą, Lietuva eurą būtų įsivedusi prieš pasaulinę ekonominę krizę</w:t>
      </w:r>
    </w:p>
    <w:p w:rsidR="00C91667" w:rsidRPr="00C367F6" w:rsidRDefault="00E63D23" w:rsidP="00480F40">
      <w:pPr>
        <w:pStyle w:val="Normal1"/>
        <w:spacing w:line="360" w:lineRule="auto"/>
        <w:ind w:firstLine="284"/>
        <w:jc w:val="both"/>
        <w:rPr>
          <w:rFonts w:ascii="Microsoft Sans Serif" w:hAnsi="Microsoft Sans Serif" w:cs="Microsoft Sans Serif"/>
          <w:lang w:val="lt-LT"/>
        </w:rPr>
        <w:pPrChange w:id="96" w:author="DCelov" w:date="2015-11-29T20:55:00Z">
          <w:pPr>
            <w:pStyle w:val="Normal1"/>
          </w:pPr>
        </w:pPrChange>
      </w:pPr>
      <w:r w:rsidRPr="00C367F6">
        <w:rPr>
          <w:rFonts w:ascii="Microsoft Sans Serif" w:eastAsia="Times New Roman" w:hAnsi="Microsoft Sans Serif" w:cs="Microsoft Sans Serif"/>
          <w:sz w:val="24"/>
          <w:szCs w:val="24"/>
          <w:lang w:val="lt-LT"/>
        </w:rPr>
        <w:t>Kadangi šiame darbe nagrinėjame sektorių infliacijos sąryšius ir savybes, o ne uždarbio (</w:t>
      </w:r>
      <w:del w:id="97" w:author="DCelov" w:date="2015-11-29T20:55:00Z">
        <w:r w:rsidRPr="00C367F6" w:rsidDel="00933580">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apie ką kalba Balassa-Samuelsono efektas), todėl reikia parodyti, kuo šis efektas siejasi su mūsų darbu. Minėtą efektą susieti su sektorių infliacija padeda užmokesčio-kainų spiralė. Jos principas labai paprastas: uždarbio kilimą galime paaiškinti kainų kilimu, tada pakilus uždarbiui galime paaiškinti kainų kilimą ir taip toliau. Yra sutariama, kad nėra svarbaus skirtumo, tarp to, kuris efektas pirmiau lėmė kurį efektą. Kadangi mes nagrinėjame vartotojų kainas, pagal išlaidų ir kainų spiralę turime, kad vartotojų kainų pasikeitimai lemia išlaidų pasikeitimus. Tada turime seką, kad apdirbamosios pramonės sektoriaus vartotojų kainoms pasikeitus, pasikeičia vartotojų išlaidos šiame sektoriuje, tai lemia pasikeitimus vartotojų išlaidų paslaugų sektoriuje, o tai gali lemti vartotojų kainas. Taigi, turime </w:t>
      </w:r>
      <w:ins w:id="98" w:author="DCelov" w:date="2015-11-29T21:02:00Z">
        <w:r w:rsidR="000578A7" w:rsidRPr="00C367F6">
          <w:rPr>
            <w:rFonts w:ascii="Microsoft Sans Serif" w:eastAsia="Times New Roman" w:hAnsi="Microsoft Sans Serif" w:cs="Microsoft Sans Serif"/>
            <w:sz w:val="24"/>
            <w:szCs w:val="24"/>
            <w:lang w:val="lt-LT"/>
          </w:rPr>
          <w:t xml:space="preserve">hipotetinį </w:t>
        </w:r>
      </w:ins>
      <w:r w:rsidRPr="00C367F6">
        <w:rPr>
          <w:rFonts w:ascii="Microsoft Sans Serif" w:eastAsia="Times New Roman" w:hAnsi="Microsoft Sans Serif" w:cs="Microsoft Sans Serif"/>
          <w:sz w:val="24"/>
          <w:szCs w:val="24"/>
          <w:lang w:val="lt-LT"/>
        </w:rPr>
        <w:t xml:space="preserve">sąryšį, kad pakilus kainoms pramonės sektoriuje, paslaugų sektoriaus kainos taipogi kils. </w:t>
      </w:r>
      <w:r w:rsidRPr="00C367F6">
        <w:rPr>
          <w:rFonts w:ascii="Microsoft Sans Serif" w:hAnsi="Microsoft Sans Serif" w:cs="Microsoft Sans Serif"/>
          <w:lang w:val="lt-LT"/>
        </w:rPr>
        <w:br w:type="page"/>
      </w:r>
    </w:p>
    <w:p w:rsidR="00C91667" w:rsidRPr="00C367F6" w:rsidRDefault="00C91667">
      <w:pPr>
        <w:pStyle w:val="Normal1"/>
        <w:spacing w:after="0" w:line="360" w:lineRule="auto"/>
        <w:ind w:firstLine="279"/>
        <w:jc w:val="both"/>
        <w:rPr>
          <w:rFonts w:ascii="Microsoft Sans Serif" w:hAnsi="Microsoft Sans Serif" w:cs="Microsoft Sans Serif"/>
          <w:lang w:val="lt-LT"/>
        </w:rPr>
      </w:pPr>
    </w:p>
    <w:p w:rsidR="00C91667" w:rsidRPr="00C367F6" w:rsidRDefault="00E63D23">
      <w:pPr>
        <w:pStyle w:val="Heading1"/>
        <w:spacing w:after="0" w:line="360" w:lineRule="auto"/>
        <w:contextualSpacing w:val="0"/>
        <w:rPr>
          <w:rFonts w:ascii="Microsoft Sans Serif" w:hAnsi="Microsoft Sans Serif" w:cs="Microsoft Sans Serif"/>
          <w:lang w:val="lt-LT"/>
        </w:rPr>
      </w:pPr>
      <w:bookmarkStart w:id="99" w:name="h.4lz3zk4hw1a9" w:colFirst="0" w:colLast="0"/>
      <w:bookmarkStart w:id="100" w:name="_Toc436578916"/>
      <w:bookmarkEnd w:id="99"/>
      <w:r w:rsidRPr="00C367F6">
        <w:rPr>
          <w:rFonts w:ascii="Microsoft Sans Serif" w:hAnsi="Microsoft Sans Serif" w:cs="Microsoft Sans Serif"/>
          <w:sz w:val="28"/>
          <w:szCs w:val="28"/>
          <w:lang w:val="lt-LT"/>
        </w:rPr>
        <w:t>3. Apdirbamosios pramonės ir paslaugų sektoriai</w:t>
      </w:r>
      <w:bookmarkEnd w:id="100"/>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Kaip ir minėjome pradžioje, šio darbo analizė bus skirta atskirų sektorių vartotojų kainom</w:t>
      </w:r>
      <w:ins w:id="101" w:author="DCelov" w:date="2015-11-29T21:04:00Z">
        <w:r w:rsidR="00792238" w:rsidRPr="00C367F6">
          <w:rPr>
            <w:rFonts w:ascii="Microsoft Sans Serif" w:eastAsia="Times New Roman" w:hAnsi="Microsoft Sans Serif" w:cs="Microsoft Sans Serif"/>
            <w:sz w:val="24"/>
            <w:szCs w:val="24"/>
            <w:lang w:val="lt-LT"/>
          </w:rPr>
          <w:t>s</w:t>
        </w:r>
      </w:ins>
      <w:r w:rsidRPr="00C367F6">
        <w:rPr>
          <w:rFonts w:ascii="Microsoft Sans Serif" w:eastAsia="Times New Roman" w:hAnsi="Microsoft Sans Serif" w:cs="Microsoft Sans Serif"/>
          <w:sz w:val="24"/>
          <w:szCs w:val="24"/>
          <w:lang w:val="lt-LT"/>
        </w:rPr>
        <w:t xml:space="preserve">. Tiriant atskirų sektorių duomenis, reiktų suprasti, kas „slepiasi” šiuose duomenyse. Turimų sektorių duomenų išskirstymas remiasi ekonominės veiklos rūšių klasifikatoriaus (toliau - EVRK) parengto pagal Europos Sąjungos Statistikos tarnybos paruoštą klasifikatorių.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Apdirbamoji pramonė</w:t>
      </w:r>
      <w:ins w:id="102" w:author="DCelov" w:date="2015-11-29T21:04:00Z">
        <w:r w:rsidR="00F661C2"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antrinis ūkio sektorius. Pagal EVRK žymimas C.  Pramonė apima fizikinį ar cheminį medžiagų, terpių ar jų sudedamųjų dalių pakeitimą naujais produktais, tačiau</w:t>
      </w:r>
      <w:ins w:id="103" w:author="DCelov" w:date="2015-11-29T21:05:00Z">
        <w:r w:rsidR="00F661C2" w:rsidRPr="00C367F6">
          <w:rPr>
            <w:rFonts w:ascii="Microsoft Sans Serif" w:eastAsia="Times New Roman" w:hAnsi="Microsoft Sans Serif" w:cs="Microsoft Sans Serif"/>
            <w:sz w:val="24"/>
            <w:szCs w:val="24"/>
            <w:lang w:val="lt-LT"/>
          </w:rPr>
          <w:t>,</w:t>
        </w:r>
      </w:ins>
      <w:r w:rsidRPr="00C367F6">
        <w:rPr>
          <w:rFonts w:ascii="Microsoft Sans Serif" w:eastAsia="Times New Roman" w:hAnsi="Microsoft Sans Serif" w:cs="Microsoft Sans Serif"/>
          <w:sz w:val="24"/>
          <w:szCs w:val="24"/>
          <w:lang w:val="lt-LT"/>
        </w:rPr>
        <w:t xml:space="preserve"> tai negali būti naudojama kaip vienintelis universalus kriterijus apibrėžiant šį sektorių. Perdirbtos medžiagos, terpės ar jų sudedamosios dalys yra žaliavinės medžiagos, t.y. žemės ūkio, miškininkystės, žuvininkystės, kasybos ar karjerų eksplotavimo, taip pat kitų apdirbamosios pramonės veiklos rūšių produktai. Esminis daiktų pakeitimas, atnaujinimas ar rekonstravimas paprastai yra priskiriamas apdirbamajai pramonei. Vienos didžiausių šio sektoriaus atstovės Lietuvoje - „Mažeikių nafta” ir „Achema”</w:t>
      </w:r>
      <w:r w:rsidRPr="00C367F6">
        <w:rPr>
          <w:rFonts w:ascii="Microsoft Sans Serif" w:eastAsia="Times New Roman" w:hAnsi="Microsoft Sans Serif" w:cs="Microsoft Sans Serif"/>
          <w:i/>
          <w:sz w:val="24"/>
          <w:szCs w:val="24"/>
          <w:lang w:val="lt-LT"/>
        </w:rPr>
        <w:t xml:space="preserve">.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Paslaugos</w:t>
      </w:r>
      <w:ins w:id="104" w:author="DCelov" w:date="2015-11-29T21:05:00Z">
        <w:r w:rsidR="00F661C2"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 trečiasis ūkio sektorius apimantis veiklą, kurio branduolį sudaro paslaugų tiekimas. Šis sektorius pagal EVRK apima G-U.  Paslaugų sektoriaus produktas yra </w:t>
      </w:r>
      <w:commentRangeStart w:id="105"/>
      <w:r w:rsidRPr="00C367F6">
        <w:rPr>
          <w:rFonts w:ascii="Microsoft Sans Serif" w:eastAsia="Times New Roman" w:hAnsi="Microsoft Sans Serif" w:cs="Microsoft Sans Serif"/>
          <w:sz w:val="24"/>
          <w:szCs w:val="24"/>
          <w:lang w:val="lt-LT"/>
        </w:rPr>
        <w:t>paslaugos</w:t>
      </w:r>
      <w:commentRangeEnd w:id="105"/>
      <w:r w:rsidR="002136A7" w:rsidRPr="00C367F6">
        <w:rPr>
          <w:rStyle w:val="CommentReference"/>
          <w:lang w:val="lt-LT"/>
        </w:rPr>
        <w:commentReference w:id="105"/>
      </w:r>
      <w:r w:rsidRPr="00C367F6">
        <w:rPr>
          <w:rFonts w:ascii="Microsoft Sans Serif" w:eastAsia="Times New Roman" w:hAnsi="Microsoft Sans Serif" w:cs="Microsoft Sans Serif"/>
          <w:sz w:val="24"/>
          <w:szCs w:val="24"/>
          <w:lang w:val="lt-LT"/>
        </w:rPr>
        <w:t xml:space="preserve">, o ne gaminiai. Trečiasis sektorius apima paslaugų teikimą tiek kitoms verslo formoms, tiek galutiniams vartotojams. Paslaugos apima gabenimą, paskirstymą, perpardavinėjimą, pramogų teikimą, kovą su kenkėjais ir pan. Kartais teikiant paslaugas fizinės gėrybės yra perdirbamos. Tačiau dažniausiai paslaugos apima sąveikas su žmonėmis, gamybinių ir kitokių procesų modifikavimą. Per paskutinius tris dešimtmečius ekonomika smarkiai keitėsi, ir pramonėse valstybėse ekonomikos svorio centras ryškiai pasislinko iš pirminio ir antrinio sektorių į trečiąjį sektorių. Šiuo metu Vakarų pasaulio šalyse paslaugų sektorius yra didžiausias ir sparčiausiai </w:t>
      </w:r>
      <w:commentRangeStart w:id="106"/>
      <w:r w:rsidRPr="00C367F6">
        <w:rPr>
          <w:rFonts w:ascii="Microsoft Sans Serif" w:eastAsia="Times New Roman" w:hAnsi="Microsoft Sans Serif" w:cs="Microsoft Sans Serif"/>
          <w:sz w:val="24"/>
          <w:szCs w:val="24"/>
          <w:lang w:val="lt-LT"/>
        </w:rPr>
        <w:t>augantis</w:t>
      </w:r>
      <w:commentRangeEnd w:id="106"/>
      <w:r w:rsidR="002136A7" w:rsidRPr="00C367F6">
        <w:rPr>
          <w:rStyle w:val="CommentReference"/>
          <w:lang w:val="lt-LT"/>
        </w:rPr>
        <w:commentReference w:id="106"/>
      </w:r>
      <w:r w:rsidRPr="00C367F6">
        <w:rPr>
          <w:rFonts w:ascii="Microsoft Sans Serif" w:eastAsia="Times New Roman" w:hAnsi="Microsoft Sans Serif" w:cs="Microsoft Sans Serif"/>
          <w:sz w:val="24"/>
          <w:szCs w:val="24"/>
          <w:lang w:val="lt-LT"/>
        </w:rPr>
        <w:t>.</w:t>
      </w: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Heading1"/>
        <w:spacing w:after="0" w:line="360" w:lineRule="auto"/>
        <w:contextualSpacing w:val="0"/>
        <w:rPr>
          <w:rFonts w:ascii="Microsoft Sans Serif" w:hAnsi="Microsoft Sans Serif" w:cs="Microsoft Sans Serif"/>
          <w:lang w:val="lt-LT"/>
        </w:rPr>
      </w:pPr>
      <w:bookmarkStart w:id="107" w:name="h.m4sqdkt4ngfw" w:colFirst="0" w:colLast="0"/>
      <w:bookmarkEnd w:id="107"/>
    </w:p>
    <w:p w:rsidR="00C91667" w:rsidRPr="00C367F6" w:rsidRDefault="00E63D23">
      <w:pPr>
        <w:pStyle w:val="Normal1"/>
        <w:rPr>
          <w:rFonts w:ascii="Microsoft Sans Serif" w:hAnsi="Microsoft Sans Serif" w:cs="Microsoft Sans Serif"/>
          <w:lang w:val="lt-LT"/>
        </w:rPr>
      </w:pPr>
      <w:r w:rsidRPr="00C367F6">
        <w:rPr>
          <w:rFonts w:ascii="Microsoft Sans Serif" w:hAnsi="Microsoft Sans Serif" w:cs="Microsoft Sans Serif"/>
          <w:lang w:val="lt-LT"/>
        </w:rPr>
        <w:br w:type="page"/>
      </w:r>
    </w:p>
    <w:p w:rsidR="00C91667" w:rsidRPr="00C367F6" w:rsidRDefault="00C91667">
      <w:pPr>
        <w:pStyle w:val="Heading1"/>
        <w:spacing w:after="0" w:line="360" w:lineRule="auto"/>
        <w:contextualSpacing w:val="0"/>
        <w:rPr>
          <w:rFonts w:ascii="Microsoft Sans Serif" w:hAnsi="Microsoft Sans Serif" w:cs="Microsoft Sans Serif"/>
          <w:lang w:val="lt-LT"/>
        </w:rPr>
      </w:pPr>
      <w:bookmarkStart w:id="108" w:name="h.aihc94rt0mjh" w:colFirst="0" w:colLast="0"/>
      <w:bookmarkEnd w:id="108"/>
    </w:p>
    <w:p w:rsidR="00C91667" w:rsidRPr="00C367F6" w:rsidRDefault="00E63D23">
      <w:pPr>
        <w:pStyle w:val="Heading1"/>
        <w:spacing w:after="0" w:line="360" w:lineRule="auto"/>
        <w:contextualSpacing w:val="0"/>
        <w:rPr>
          <w:rFonts w:ascii="Microsoft Sans Serif" w:hAnsi="Microsoft Sans Serif" w:cs="Microsoft Sans Serif"/>
          <w:lang w:val="lt-LT"/>
        </w:rPr>
      </w:pPr>
      <w:bookmarkStart w:id="109" w:name="h.oryx6nywltlb" w:colFirst="0" w:colLast="0"/>
      <w:bookmarkStart w:id="110" w:name="_Toc436578917"/>
      <w:bookmarkEnd w:id="109"/>
      <w:r w:rsidRPr="00C367F6">
        <w:rPr>
          <w:rFonts w:ascii="Microsoft Sans Serif" w:eastAsia="Times New Roman" w:hAnsi="Microsoft Sans Serif" w:cs="Microsoft Sans Serif"/>
          <w:sz w:val="28"/>
          <w:szCs w:val="28"/>
          <w:lang w:val="lt-LT"/>
        </w:rPr>
        <w:t>4. Apdirbamosios pramonės ir paslaugų sektorių aprašomoji analizė Lietuvos atveju</w:t>
      </w:r>
      <w:bookmarkEnd w:id="110"/>
    </w:p>
    <w:p w:rsidR="00C91667" w:rsidRPr="00C367F6" w:rsidRDefault="00E63D23">
      <w:pPr>
        <w:pStyle w:val="Heading2"/>
        <w:spacing w:after="0" w:line="360" w:lineRule="auto"/>
        <w:contextualSpacing w:val="0"/>
        <w:rPr>
          <w:rFonts w:ascii="Microsoft Sans Serif" w:hAnsi="Microsoft Sans Serif" w:cs="Microsoft Sans Serif"/>
          <w:lang w:val="lt-LT"/>
        </w:rPr>
      </w:pPr>
      <w:bookmarkStart w:id="111" w:name="h.q4wehxx5kpa6" w:colFirst="0" w:colLast="0"/>
      <w:bookmarkStart w:id="112" w:name="_Toc436578918"/>
      <w:bookmarkEnd w:id="111"/>
      <w:r w:rsidRPr="00C367F6">
        <w:rPr>
          <w:rFonts w:ascii="Microsoft Sans Serif" w:eastAsia="Times New Roman" w:hAnsi="Microsoft Sans Serif" w:cs="Microsoft Sans Serif"/>
          <w:sz w:val="24"/>
          <w:szCs w:val="24"/>
          <w:lang w:val="lt-LT"/>
        </w:rPr>
        <w:t>4.1. Suderintas vartotojų kainų indeksas</w:t>
      </w:r>
      <w:bookmarkEnd w:id="112"/>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Prieš tiriant infliacijos, apskaičiuotos pagal SVKI, savybes pažiūrėsime kokius duomenis turime ir kokias savybes jau galime iš anksto įtarti. Visi duomenys yra aprašyti priede A.2. Be to, visi duomenys yra nagrinėjami panaikinus sezoniškumo įtaką. Apie tai daugiau rašoma priede A.</w:t>
      </w:r>
      <w:del w:id="113" w:author="DCelov" w:date="2015-11-29T21:10:00Z">
        <w:r w:rsidRPr="00C367F6" w:rsidDel="0044342B">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3.</w:t>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Pirmiausiai, reikia atsižvelgti į tai, kodėl tiesiogiai nenagrinėjame SVKI laiko eilučių. Priežastis paprasta - šis procesas yra nestacionarus, t.y. akivaizdus vienetinė šaknies procesas. Apie tai kalba tiek ekonominė teorija, tiek tai gana akivaizdu pažiūrėjus į turimus nagrinėjant grafiką bei ACF ir PACF funkcijas. Pavyzdžiui, apačioje turime apdirbamosios pramonės logaritmuotų SVKI grafiką kartu su minėtomis funkcijomis.</w:t>
      </w:r>
    </w:p>
    <w:p w:rsidR="00C91667" w:rsidRPr="00C367F6" w:rsidRDefault="00E63D23">
      <w:pPr>
        <w:pStyle w:val="Normal1"/>
        <w:spacing w:after="0" w:line="360" w:lineRule="auto"/>
        <w:ind w:left="-30"/>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anchor distT="114300" distB="114300" distL="114300" distR="114300" simplePos="0" relativeHeight="251665408" behindDoc="0" locked="0" layoutInCell="0" allowOverlap="0">
            <wp:simplePos x="0" y="0"/>
            <wp:positionH relativeFrom="margin">
              <wp:posOffset>1143000</wp:posOffset>
            </wp:positionH>
            <wp:positionV relativeFrom="paragraph">
              <wp:posOffset>161925</wp:posOffset>
            </wp:positionV>
            <wp:extent cx="2976563" cy="1971675"/>
            <wp:effectExtent l="0" t="0" r="0" b="0"/>
            <wp:wrapTopAndBottom distT="114300" distB="114300"/>
            <wp:docPr id="4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4" cstate="print"/>
                    <a:srcRect/>
                    <a:stretch>
                      <a:fillRect/>
                    </a:stretch>
                  </pic:blipFill>
                  <pic:spPr>
                    <a:xfrm>
                      <a:off x="0" y="0"/>
                      <a:ext cx="2976563" cy="1971675"/>
                    </a:xfrm>
                    <a:prstGeom prst="rect">
                      <a:avLst/>
                    </a:prstGeom>
                    <a:ln/>
                  </pic:spPr>
                </pic:pic>
              </a:graphicData>
            </a:graphic>
          </wp:anchor>
        </w:drawing>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Pirmiausiai, </w:t>
      </w:r>
      <w:del w:id="114" w:author="DCelov" w:date="2015-11-29T21:12:00Z">
        <w:r w:rsidRPr="00C367F6" w:rsidDel="0044342B">
          <w:rPr>
            <w:rFonts w:ascii="Microsoft Sans Serif" w:eastAsia="Times New Roman" w:hAnsi="Microsoft Sans Serif" w:cs="Microsoft Sans Serif"/>
            <w:sz w:val="24"/>
            <w:szCs w:val="24"/>
            <w:lang w:val="lt-LT"/>
          </w:rPr>
          <w:delText xml:space="preserve">kaip ir minėta, </w:delText>
        </w:r>
      </w:del>
      <w:r w:rsidRPr="00C367F6">
        <w:rPr>
          <w:rFonts w:ascii="Microsoft Sans Serif" w:eastAsia="Times New Roman" w:hAnsi="Microsoft Sans Serif" w:cs="Microsoft Sans Serif"/>
          <w:sz w:val="24"/>
          <w:szCs w:val="24"/>
          <w:lang w:val="lt-LT"/>
        </w:rPr>
        <w:t xml:space="preserve">grafikas leidžia įtarti vienetinę šaknį. Kadangi </w:t>
      </w:r>
      <w:del w:id="115" w:author="DCelov" w:date="2015-11-29T21:13:00Z">
        <w:r w:rsidRPr="00C367F6" w:rsidDel="0044342B">
          <w:rPr>
            <w:rFonts w:ascii="Microsoft Sans Serif" w:eastAsia="Times New Roman" w:hAnsi="Microsoft Sans Serif" w:cs="Microsoft Sans Serif"/>
            <w:sz w:val="24"/>
            <w:szCs w:val="24"/>
            <w:lang w:val="lt-LT"/>
          </w:rPr>
          <w:delText>gavo</w:delText>
        </w:r>
      </w:del>
      <w:ins w:id="116" w:author="DCelov" w:date="2015-11-29T21:13:00Z">
        <w:r w:rsidR="0044342B" w:rsidRPr="00C367F6">
          <w:rPr>
            <w:rFonts w:ascii="Microsoft Sans Serif" w:eastAsia="Times New Roman" w:hAnsi="Microsoft Sans Serif" w:cs="Microsoft Sans Serif"/>
            <w:sz w:val="24"/>
            <w:szCs w:val="24"/>
            <w:lang w:val="lt-LT"/>
          </w:rPr>
          <w:t>gauta</w:t>
        </w:r>
      </w:ins>
      <w:r w:rsidRPr="00C367F6">
        <w:rPr>
          <w:rFonts w:ascii="Microsoft Sans Serif" w:eastAsia="Times New Roman" w:hAnsi="Microsoft Sans Serif" w:cs="Microsoft Sans Serif"/>
          <w:sz w:val="24"/>
          <w:szCs w:val="24"/>
          <w:lang w:val="lt-LT"/>
        </w:rPr>
        <w:t xml:space="preserve">, kad autokoreliacinė funkcija (ACF) yra mažėjanti, o dalinė autokoreliacinė funkcija (PACF) aiškiai išreikšta tik per vieną ankstinį, todėl tai </w:t>
      </w:r>
      <w:del w:id="117" w:author="DCelov" w:date="2015-11-29T21:17:00Z">
        <w:r w:rsidRPr="00C367F6" w:rsidDel="0044342B">
          <w:rPr>
            <w:rFonts w:ascii="Microsoft Sans Serif" w:eastAsia="Times New Roman" w:hAnsi="Microsoft Sans Serif" w:cs="Microsoft Sans Serif"/>
            <w:sz w:val="24"/>
            <w:szCs w:val="24"/>
            <w:lang w:val="lt-LT"/>
          </w:rPr>
          <w:delText xml:space="preserve">akivaizdus </w:delText>
        </w:r>
      </w:del>
      <w:ins w:id="118" w:author="DCelov" w:date="2015-11-29T21:17:00Z">
        <w:r w:rsidR="0044342B" w:rsidRPr="00C367F6">
          <w:rPr>
            <w:rFonts w:ascii="Microsoft Sans Serif" w:eastAsia="Times New Roman" w:hAnsi="Microsoft Sans Serif" w:cs="Microsoft Sans Serif"/>
            <w:sz w:val="24"/>
            <w:szCs w:val="24"/>
            <w:lang w:val="lt-LT"/>
          </w:rPr>
          <w:t>turi tipnius</w:t>
        </w:r>
        <w:r w:rsidR="0044342B"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vienetinės šaknies proces</w:t>
      </w:r>
      <w:ins w:id="119" w:author="DCelov" w:date="2015-11-29T21:17:00Z">
        <w:r w:rsidR="0044342B" w:rsidRPr="00C367F6">
          <w:rPr>
            <w:rFonts w:ascii="Microsoft Sans Serif" w:eastAsia="Times New Roman" w:hAnsi="Microsoft Sans Serif" w:cs="Microsoft Sans Serif"/>
            <w:sz w:val="24"/>
            <w:szCs w:val="24"/>
            <w:lang w:val="lt-LT"/>
          </w:rPr>
          <w:t>o požymius</w:t>
        </w:r>
      </w:ins>
      <w:del w:id="120" w:author="DCelov" w:date="2015-11-29T21:17:00Z">
        <w:r w:rsidRPr="00C367F6" w:rsidDel="0044342B">
          <w:rPr>
            <w:rFonts w:ascii="Microsoft Sans Serif" w:eastAsia="Times New Roman" w:hAnsi="Microsoft Sans Serif" w:cs="Microsoft Sans Serif"/>
            <w:sz w:val="24"/>
            <w:szCs w:val="24"/>
            <w:lang w:val="lt-LT"/>
          </w:rPr>
          <w:delText>as</w:delText>
        </w:r>
      </w:del>
      <w:r w:rsidRPr="00C367F6">
        <w:rPr>
          <w:rFonts w:ascii="Microsoft Sans Serif" w:eastAsia="Times New Roman" w:hAnsi="Microsoft Sans Serif" w:cs="Microsoft Sans Serif"/>
          <w:sz w:val="24"/>
          <w:szCs w:val="24"/>
          <w:lang w:val="lt-LT"/>
        </w:rPr>
        <w:t xml:space="preserve">. Lygiai tą pačią analizę atlikę paslaugų sektoriaus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 xml:space="preserve"> gauname taipogi panašius rezultatus. </w:t>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Pagal praeitame skyriuje sudarytą modelį - </w:t>
      </w:r>
      <w:del w:id="121" w:author="DCelov" w:date="2015-11-29T21:18:00Z">
        <w:r w:rsidRPr="00C367F6" w:rsidDel="00C367F6">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šis rodiklis įeina į tiesinę kombinaciją kartu su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Svarbu paminėti, kad modelyje naudojami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 xml:space="preserve"> logaritmai. Lyginant </w:t>
      </w:r>
      <w:r w:rsidRPr="00C367F6">
        <w:rPr>
          <w:rFonts w:ascii="Microsoft Sans Serif" w:eastAsia="Times New Roman" w:hAnsi="Microsoft Sans Serif" w:cs="Microsoft Sans Serif"/>
          <w:sz w:val="24"/>
          <w:szCs w:val="24"/>
          <w:lang w:val="lt-LT"/>
        </w:rPr>
        <w:lastRenderedPageBreak/>
        <w:t>paslaugų ir pramonės pirmiausiai krenta į akis 2005m. šių rodiklių lygumas. Tai paprasta paaiškinti</w:t>
      </w:r>
      <w:ins w:id="122" w:author="DCelov" w:date="2015-11-29T21:18:00Z">
        <w:r w:rsidR="00C367F6"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 xml:space="preserve"> ataskaitinis laikotarpis yra 2005m. ir atitinka 100. Vėliau matyti</w:t>
      </w:r>
      <w:ins w:id="123" w:author="DCelov" w:date="2015-11-29T21:18:00Z">
        <w:r w:rsidR="00C367F6" w:rsidRPr="00C367F6">
          <w:rPr>
            <w:rFonts w:ascii="Microsoft Sans Serif" w:eastAsia="Times New Roman" w:hAnsi="Microsoft Sans Serif" w:cs="Microsoft Sans Serif"/>
            <w:sz w:val="24"/>
            <w:szCs w:val="24"/>
            <w:lang w:val="lt-LT"/>
          </w:rPr>
          <w:t>,</w:t>
        </w:r>
      </w:ins>
      <w:r w:rsidRPr="00C367F6">
        <w:rPr>
          <w:rFonts w:ascii="Microsoft Sans Serif" w:eastAsia="Times New Roman" w:hAnsi="Microsoft Sans Serif" w:cs="Microsoft Sans Serif"/>
          <w:sz w:val="24"/>
          <w:szCs w:val="24"/>
          <w:lang w:val="lt-LT"/>
        </w:rPr>
        <w:t xml:space="preserve"> kad paslaugų kainų kilimas buvo daug didesnis už apdirbamosios pramonės kainų kilimą. Po krizinio laikotarpio atotrūkis sumažėjo, bet galiausiai pramonės kainos pradėjo kristi taip vėl sukurdamos atotrūkį. Remiantis Lietuvos banko teikiamomis Lietuvos ekonomikos apžvalgomis, pagrindinės priežastys, lemiančios šį kritimą yra geopolitinė padėtis bei žaliavų kainos. </w:t>
      </w:r>
    </w:p>
    <w:p w:rsidR="00C91667" w:rsidRPr="00C367F6" w:rsidRDefault="00E63D23">
      <w:pPr>
        <w:pStyle w:val="Normal1"/>
        <w:spacing w:after="0" w:line="360" w:lineRule="auto"/>
        <w:ind w:left="-3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5731200" cy="2489200"/>
            <wp:effectExtent l="0" t="0" r="0" b="0"/>
            <wp:docPr id="74" name="image143.jpg" descr="PramonësIrPaslaugøSVKIlogaritmai.jpeg"/>
            <wp:cNvGraphicFramePr/>
            <a:graphic xmlns:a="http://schemas.openxmlformats.org/drawingml/2006/main">
              <a:graphicData uri="http://schemas.openxmlformats.org/drawingml/2006/picture">
                <pic:pic xmlns:pic="http://schemas.openxmlformats.org/drawingml/2006/picture">
                  <pic:nvPicPr>
                    <pic:cNvPr id="0" name="image143.jpg" descr="PramonësIrPaslaugøSVKIlogaritmai.jpeg"/>
                    <pic:cNvPicPr preferRelativeResize="0"/>
                  </pic:nvPicPr>
                  <pic:blipFill>
                    <a:blip r:embed="rId35" cstate="print"/>
                    <a:srcRect/>
                    <a:stretch>
                      <a:fillRect/>
                    </a:stretch>
                  </pic:blipFill>
                  <pic:spPr>
                    <a:xfrm>
                      <a:off x="0" y="0"/>
                      <a:ext cx="5731200" cy="2489200"/>
                    </a:xfrm>
                    <a:prstGeom prst="rect">
                      <a:avLst/>
                    </a:prstGeom>
                    <a:ln/>
                  </pic:spPr>
                </pic:pic>
              </a:graphicData>
            </a:graphic>
          </wp:inline>
        </w:drawing>
      </w:r>
    </w:p>
    <w:p w:rsidR="00C91667" w:rsidRPr="00C367F6" w:rsidRDefault="00E63D23">
      <w:pPr>
        <w:pStyle w:val="Heading2"/>
        <w:spacing w:after="0" w:line="360" w:lineRule="auto"/>
        <w:ind w:left="-30"/>
        <w:contextualSpacing w:val="0"/>
        <w:rPr>
          <w:rFonts w:ascii="Microsoft Sans Serif" w:hAnsi="Microsoft Sans Serif" w:cs="Microsoft Sans Serif"/>
          <w:lang w:val="lt-LT"/>
        </w:rPr>
      </w:pPr>
      <w:bookmarkStart w:id="124" w:name="h.epw6x76j3wz" w:colFirst="0" w:colLast="0"/>
      <w:bookmarkStart w:id="125" w:name="_Toc436578919"/>
      <w:bookmarkEnd w:id="124"/>
      <w:r w:rsidRPr="00C367F6">
        <w:rPr>
          <w:rFonts w:ascii="Microsoft Sans Serif" w:eastAsia="Times New Roman" w:hAnsi="Microsoft Sans Serif" w:cs="Microsoft Sans Serif"/>
          <w:sz w:val="24"/>
          <w:szCs w:val="24"/>
          <w:lang w:val="lt-LT"/>
        </w:rPr>
        <w:t>4.2. Infliacija</w:t>
      </w:r>
      <w:bookmarkEnd w:id="125"/>
    </w:p>
    <w:p w:rsidR="00C91667" w:rsidRPr="00C367F6" w:rsidRDefault="00C91667">
      <w:pPr>
        <w:pStyle w:val="Normal1"/>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Pagrindinis mūsų darbo tikslas - nagrinėti pagal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 xml:space="preserve"> apskaičiuotos infliacijos apdirbamosios pramonės ir paslaugų sektoriuose. Žemiau yra pateiktas grafikas, kuriame yra išbrėžti minėtų sektorių vartotojų kainų infliacijos grafikai. Pirmiausiai, ryškiai krentantis į akis - iki krizės prasidėjusios 2008m. ir pasiekusios savo piką 2009m. paslaugų kainų infliacija beveik stabiliai buvo didesnė nei apdirbamosios pramonės kainų. Tai paaiškinti galime tuo, kad Lietuvoje tuo laikotarpiu BVP augo rekordiškai greitai, o pagrindinis Lietuvos potencialas, kaip ir dabar, buvo paslaugos, kurių kainos tuo metu augo </w:t>
      </w:r>
      <w:commentRangeStart w:id="126"/>
      <w:r w:rsidRPr="00C367F6">
        <w:rPr>
          <w:rFonts w:ascii="Microsoft Sans Serif" w:eastAsia="Times New Roman" w:hAnsi="Microsoft Sans Serif" w:cs="Microsoft Sans Serif"/>
          <w:sz w:val="24"/>
          <w:szCs w:val="24"/>
          <w:lang w:val="lt-LT"/>
        </w:rPr>
        <w:t>greičiau</w:t>
      </w:r>
      <w:commentRangeEnd w:id="126"/>
      <w:r w:rsidR="00DB0901">
        <w:rPr>
          <w:rStyle w:val="CommentReference"/>
        </w:rPr>
        <w:commentReference w:id="126"/>
      </w:r>
      <w:r w:rsidRPr="00C367F6">
        <w:rPr>
          <w:rFonts w:ascii="Microsoft Sans Serif" w:eastAsia="Times New Roman" w:hAnsi="Microsoft Sans Serif" w:cs="Microsoft Sans Serif"/>
          <w:sz w:val="24"/>
          <w:szCs w:val="24"/>
          <w:lang w:val="lt-LT"/>
        </w:rPr>
        <w:t>. Kita vertus, tuo laikotarpiu pagrindinė kainų didėjimo priežastis buvo maisto kainos ( jos priklauso sektoriui C), šis skirtumas nėra toks ryškus. Pirminėje grafinėje analizėje matyti, kad pramonės sektoriaus kainų šuoliai yra labiau impulsyvūs, padriki. Nors abiejų sektorių infliacija gana reikšmingai priklauso nuo atitinkamo ketvirčio, bet atmetus krizės laikotarpį paslaugų kainos yra labiau šokinėjančios</w:t>
      </w:r>
      <w:ins w:id="127" w:author="DCelov" w:date="2015-11-29T21:46:00Z">
        <w:r w:rsidR="007D3371">
          <w:rPr>
            <w:rFonts w:ascii="Microsoft Sans Serif" w:eastAsia="Times New Roman" w:hAnsi="Microsoft Sans Serif" w:cs="Microsoft Sans Serif"/>
            <w:sz w:val="24"/>
            <w:szCs w:val="24"/>
            <w:lang w:val="lt-LT"/>
          </w:rPr>
          <w:t>.</w:t>
        </w:r>
      </w:ins>
      <w:r w:rsidRPr="00C367F6">
        <w:rPr>
          <w:rFonts w:ascii="Microsoft Sans Serif" w:eastAsia="Times New Roman" w:hAnsi="Microsoft Sans Serif" w:cs="Microsoft Sans Serif"/>
          <w:sz w:val="24"/>
          <w:szCs w:val="24"/>
          <w:lang w:val="lt-LT"/>
        </w:rPr>
        <w:t xml:space="preserve"> </w:t>
      </w:r>
      <w:r w:rsidRPr="00C367F6">
        <w:rPr>
          <w:rFonts w:ascii="Microsoft Sans Serif" w:eastAsia="Times New Roman" w:hAnsi="Microsoft Sans Serif" w:cs="Microsoft Sans Serif"/>
          <w:sz w:val="24"/>
          <w:szCs w:val="24"/>
          <w:lang w:val="lt-LT"/>
        </w:rPr>
        <w:lastRenderedPageBreak/>
        <w:t xml:space="preserve">Taipogi, po ryškaus pramonės sektoriaus kainų kilimo galime įtarti sekančio ketvirčio paslaugų kainų kilimas. Tai leidžia </w:t>
      </w:r>
      <w:del w:id="128" w:author="DCelov" w:date="2015-11-29T21:47:00Z">
        <w:r w:rsidRPr="00C367F6" w:rsidDel="007D3371">
          <w:rPr>
            <w:rFonts w:ascii="Microsoft Sans Serif" w:eastAsia="Times New Roman" w:hAnsi="Microsoft Sans Serif" w:cs="Microsoft Sans Serif"/>
            <w:sz w:val="24"/>
            <w:szCs w:val="24"/>
            <w:lang w:val="lt-LT"/>
          </w:rPr>
          <w:delText xml:space="preserve">daryti </w:delText>
        </w:r>
      </w:del>
      <w:ins w:id="129" w:author="DCelov" w:date="2015-11-29T21:47:00Z">
        <w:r w:rsidR="007D3371">
          <w:rPr>
            <w:rFonts w:ascii="Microsoft Sans Serif" w:eastAsia="Times New Roman" w:hAnsi="Microsoft Sans Serif" w:cs="Microsoft Sans Serif"/>
            <w:sz w:val="24"/>
            <w:szCs w:val="24"/>
            <w:lang w:val="lt-LT"/>
          </w:rPr>
          <w:t>kelti</w:t>
        </w:r>
        <w:r w:rsidR="007D3371"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pirminę </w:t>
      </w:r>
      <w:del w:id="130" w:author="DCelov" w:date="2015-11-29T21:47:00Z">
        <w:r w:rsidRPr="00C367F6" w:rsidDel="007D3371">
          <w:rPr>
            <w:rFonts w:ascii="Microsoft Sans Serif" w:eastAsia="Times New Roman" w:hAnsi="Microsoft Sans Serif" w:cs="Microsoft Sans Serif"/>
            <w:sz w:val="24"/>
            <w:szCs w:val="24"/>
            <w:lang w:val="lt-LT"/>
          </w:rPr>
          <w:delText>prielaidą</w:delText>
        </w:r>
      </w:del>
      <w:ins w:id="131" w:author="DCelov" w:date="2015-11-29T21:47:00Z">
        <w:r w:rsidR="007D3371">
          <w:rPr>
            <w:rFonts w:ascii="Microsoft Sans Serif" w:eastAsia="Times New Roman" w:hAnsi="Microsoft Sans Serif" w:cs="Microsoft Sans Serif"/>
            <w:sz w:val="24"/>
            <w:szCs w:val="24"/>
            <w:lang w:val="lt-LT"/>
          </w:rPr>
          <w:t>hipotezę</w:t>
        </w:r>
      </w:ins>
      <w:r w:rsidRPr="00C367F6">
        <w:rPr>
          <w:rFonts w:ascii="Microsoft Sans Serif" w:eastAsia="Times New Roman" w:hAnsi="Microsoft Sans Serif" w:cs="Microsoft Sans Serif"/>
          <w:sz w:val="24"/>
          <w:szCs w:val="24"/>
          <w:lang w:val="lt-LT"/>
        </w:rPr>
        <w:t xml:space="preserve">, kad paslaugų kainų infliacijai yra svarbi pramonės kainų infliacija. Galiausiai, gana didelė išskirtis matoma pramonės kainų infliacijoje paskutinius tris ketvirčius. Vis dėlto, tai </w:t>
      </w:r>
      <w:del w:id="132" w:author="DCelov" w:date="2015-11-29T21:47:00Z">
        <w:r w:rsidRPr="00C367F6" w:rsidDel="007D3371">
          <w:rPr>
            <w:rFonts w:ascii="Microsoft Sans Serif" w:eastAsia="Times New Roman" w:hAnsi="Microsoft Sans Serif" w:cs="Microsoft Sans Serif"/>
            <w:sz w:val="24"/>
            <w:szCs w:val="24"/>
            <w:lang w:val="lt-LT"/>
          </w:rPr>
          <w:delText xml:space="preserve">gana </w:delText>
        </w:r>
      </w:del>
      <w:r w:rsidRPr="00C367F6">
        <w:rPr>
          <w:rFonts w:ascii="Microsoft Sans Serif" w:eastAsia="Times New Roman" w:hAnsi="Microsoft Sans Serif" w:cs="Microsoft Sans Serif"/>
          <w:sz w:val="24"/>
          <w:szCs w:val="24"/>
          <w:lang w:val="lt-LT"/>
        </w:rPr>
        <w:t xml:space="preserve">galime </w:t>
      </w:r>
      <w:ins w:id="133" w:author="DCelov" w:date="2015-11-29T21:47:00Z">
        <w:r w:rsidR="007D3371" w:rsidRPr="00C367F6">
          <w:rPr>
            <w:rFonts w:ascii="Microsoft Sans Serif" w:eastAsia="Times New Roman" w:hAnsi="Microsoft Sans Serif" w:cs="Microsoft Sans Serif"/>
            <w:sz w:val="24"/>
            <w:szCs w:val="24"/>
            <w:lang w:val="lt-LT"/>
          </w:rPr>
          <w:t xml:space="preserve">gana </w:t>
        </w:r>
      </w:ins>
      <w:r w:rsidRPr="00C367F6">
        <w:rPr>
          <w:rFonts w:ascii="Microsoft Sans Serif" w:eastAsia="Times New Roman" w:hAnsi="Microsoft Sans Serif" w:cs="Microsoft Sans Serif"/>
          <w:sz w:val="24"/>
          <w:szCs w:val="24"/>
          <w:lang w:val="lt-LT"/>
        </w:rPr>
        <w:t xml:space="preserve">nesunkiai interpretuoti - tuo metu </w:t>
      </w:r>
      <w:del w:id="134" w:author="DCelov" w:date="2015-11-29T21:47:00Z">
        <w:r w:rsidRPr="00C367F6" w:rsidDel="007D3371">
          <w:rPr>
            <w:rFonts w:ascii="Microsoft Sans Serif" w:eastAsia="Times New Roman" w:hAnsi="Microsoft Sans Serif" w:cs="Microsoft Sans Serif"/>
            <w:sz w:val="24"/>
            <w:szCs w:val="24"/>
            <w:lang w:val="lt-LT"/>
          </w:rPr>
          <w:delText xml:space="preserve">buvo </w:delText>
        </w:r>
      </w:del>
      <w:r w:rsidRPr="00C367F6">
        <w:rPr>
          <w:rFonts w:ascii="Microsoft Sans Serif" w:eastAsia="Times New Roman" w:hAnsi="Microsoft Sans Serif" w:cs="Microsoft Sans Serif"/>
          <w:sz w:val="24"/>
          <w:szCs w:val="24"/>
          <w:lang w:val="lt-LT"/>
        </w:rPr>
        <w:t xml:space="preserve">Lietuva perėjo prie euro ir solidarumo vardan buvo siekiama, kad kainos tuo laikotarpiu nekiltų piknaudžiaujant valiutos keitimu, be to, degalų kainos krito apie 40proc. Panašus dalykas matomas ir paslaugų kainose, bet paslaugų kainų nustatymo mechanizmas yra </w:t>
      </w:r>
      <w:ins w:id="135" w:author="DCelov" w:date="2015-11-29T21:48:00Z">
        <w:r w:rsidR="007D3371">
          <w:rPr>
            <w:rFonts w:ascii="Microsoft Sans Serif" w:eastAsia="Times New Roman" w:hAnsi="Microsoft Sans Serif" w:cs="Microsoft Sans Serif"/>
            <w:sz w:val="24"/>
            <w:szCs w:val="24"/>
            <w:lang w:val="lt-LT"/>
          </w:rPr>
          <w:t xml:space="preserve">gana </w:t>
        </w:r>
      </w:ins>
      <w:del w:id="136" w:author="DCelov" w:date="2015-11-29T21:48:00Z">
        <w:r w:rsidRPr="00C367F6" w:rsidDel="007D3371">
          <w:rPr>
            <w:rFonts w:ascii="Microsoft Sans Serif" w:eastAsia="Times New Roman" w:hAnsi="Microsoft Sans Serif" w:cs="Microsoft Sans Serif"/>
            <w:sz w:val="24"/>
            <w:szCs w:val="24"/>
            <w:lang w:val="lt-LT"/>
          </w:rPr>
          <w:delText>padrikesnis</w:delText>
        </w:r>
      </w:del>
      <w:ins w:id="137" w:author="DCelov" w:date="2015-11-29T21:48:00Z">
        <w:r w:rsidR="007D3371">
          <w:rPr>
            <w:rFonts w:ascii="Microsoft Sans Serif" w:eastAsia="Times New Roman" w:hAnsi="Microsoft Sans Serif" w:cs="Microsoft Sans Serif"/>
            <w:sz w:val="24"/>
            <w:szCs w:val="24"/>
            <w:lang w:val="lt-LT"/>
          </w:rPr>
          <w:t>tikėtina mažiau pagrįstas technologinę pažangą</w:t>
        </w:r>
      </w:ins>
      <w:r w:rsidRPr="00C367F6">
        <w:rPr>
          <w:rFonts w:ascii="Microsoft Sans Serif" w:eastAsia="Times New Roman" w:hAnsi="Microsoft Sans Serif" w:cs="Microsoft Sans Serif"/>
          <w:sz w:val="24"/>
          <w:szCs w:val="24"/>
          <w:lang w:val="lt-LT"/>
        </w:rPr>
        <w:t xml:space="preserve">, todėl sunkiau ir kontroliuojamas. Į tai bus svarbu atsižvelgti tiriant volatilumą. </w:t>
      </w:r>
    </w:p>
    <w:p w:rsidR="00C91667" w:rsidRPr="00C367F6" w:rsidRDefault="00E63D23">
      <w:pPr>
        <w:pStyle w:val="Normal1"/>
        <w:spacing w:after="0" w:line="360" w:lineRule="auto"/>
        <w:ind w:left="-3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5731200" cy="2489200"/>
            <wp:effectExtent l="0" t="0" r="0" b="0"/>
            <wp:docPr id="33" name="image73.jpg" descr="PramonësIrPaslaugøInfliacijos.jpeg"/>
            <wp:cNvGraphicFramePr/>
            <a:graphic xmlns:a="http://schemas.openxmlformats.org/drawingml/2006/main">
              <a:graphicData uri="http://schemas.openxmlformats.org/drawingml/2006/picture">
                <pic:pic xmlns:pic="http://schemas.openxmlformats.org/drawingml/2006/picture">
                  <pic:nvPicPr>
                    <pic:cNvPr id="0" name="image73.jpg" descr="PramonësIrPaslaugøInfliacijos.jpeg"/>
                    <pic:cNvPicPr preferRelativeResize="0"/>
                  </pic:nvPicPr>
                  <pic:blipFill>
                    <a:blip r:embed="rId36" cstate="print"/>
                    <a:srcRect/>
                    <a:stretch>
                      <a:fillRect/>
                    </a:stretch>
                  </pic:blipFill>
                  <pic:spPr>
                    <a:xfrm>
                      <a:off x="0" y="0"/>
                      <a:ext cx="5731200" cy="2489200"/>
                    </a:xfrm>
                    <a:prstGeom prst="rect">
                      <a:avLst/>
                    </a:prstGeom>
                    <a:ln/>
                  </pic:spPr>
                </pic:pic>
              </a:graphicData>
            </a:graphic>
          </wp:inline>
        </w:drawing>
      </w:r>
    </w:p>
    <w:p w:rsidR="00C91667" w:rsidRPr="00C367F6" w:rsidRDefault="00C91667">
      <w:pPr>
        <w:pStyle w:val="Normal1"/>
        <w:spacing w:after="0" w:line="360" w:lineRule="auto"/>
        <w:ind w:left="-30"/>
        <w:rPr>
          <w:rFonts w:ascii="Microsoft Sans Serif" w:hAnsi="Microsoft Sans Serif" w:cs="Microsoft Sans Serif"/>
          <w:lang w:val="lt-LT"/>
        </w:rPr>
      </w:pPr>
    </w:p>
    <w:p w:rsidR="00C91667" w:rsidRPr="00C367F6" w:rsidRDefault="00C91667">
      <w:pPr>
        <w:pStyle w:val="Normal1"/>
        <w:spacing w:after="0" w:line="360" w:lineRule="auto"/>
        <w:ind w:left="-30"/>
        <w:rPr>
          <w:rFonts w:ascii="Microsoft Sans Serif" w:hAnsi="Microsoft Sans Serif" w:cs="Microsoft Sans Serif"/>
          <w:lang w:val="lt-LT"/>
        </w:rPr>
      </w:pPr>
    </w:p>
    <w:p w:rsidR="00C91667" w:rsidRPr="00C367F6" w:rsidRDefault="00E63D23">
      <w:pPr>
        <w:pStyle w:val="Heading2"/>
        <w:contextualSpacing w:val="0"/>
        <w:rPr>
          <w:rFonts w:ascii="Microsoft Sans Serif" w:hAnsi="Microsoft Sans Serif" w:cs="Microsoft Sans Serif"/>
          <w:lang w:val="lt-LT"/>
        </w:rPr>
      </w:pPr>
      <w:bookmarkStart w:id="138" w:name="h.ldwi5ue3bz4w" w:colFirst="0" w:colLast="0"/>
      <w:bookmarkStart w:id="139" w:name="_Toc436578920"/>
      <w:bookmarkEnd w:id="138"/>
      <w:r w:rsidRPr="00C367F6">
        <w:rPr>
          <w:rFonts w:ascii="Microsoft Sans Serif" w:eastAsia="Times New Roman" w:hAnsi="Microsoft Sans Serif" w:cs="Microsoft Sans Serif"/>
          <w:sz w:val="24"/>
          <w:szCs w:val="24"/>
          <w:lang w:val="lt-LT"/>
        </w:rPr>
        <w:lastRenderedPageBreak/>
        <w:t>4.3 Infliacija ir realioji darbo vieneto kaina</w:t>
      </w:r>
      <w:bookmarkEnd w:id="139"/>
    </w:p>
    <w:p w:rsidR="00C91667" w:rsidRPr="00C367F6" w:rsidRDefault="00E63D23">
      <w:pPr>
        <w:pStyle w:val="Heading3"/>
        <w:spacing w:after="0" w:line="360" w:lineRule="auto"/>
        <w:ind w:left="-30"/>
        <w:contextualSpacing w:val="0"/>
        <w:rPr>
          <w:rFonts w:ascii="Microsoft Sans Serif" w:hAnsi="Microsoft Sans Serif" w:cs="Microsoft Sans Serif"/>
          <w:lang w:val="lt-LT"/>
        </w:rPr>
      </w:pPr>
      <w:bookmarkStart w:id="140" w:name="h.sfmh6jj9hugm" w:colFirst="0" w:colLast="0"/>
      <w:bookmarkStart w:id="141" w:name="_Toc436578921"/>
      <w:bookmarkEnd w:id="140"/>
      <w:r w:rsidRPr="00C367F6">
        <w:rPr>
          <w:rFonts w:ascii="Microsoft Sans Serif" w:eastAsia="Times New Roman" w:hAnsi="Microsoft Sans Serif" w:cs="Microsoft Sans Serif"/>
          <w:sz w:val="24"/>
          <w:szCs w:val="24"/>
          <w:lang w:val="lt-LT"/>
        </w:rPr>
        <w:t>4.3.1. Apdirbamosios pramonės sektoriaus atvejis</w:t>
      </w:r>
      <w:bookmarkEnd w:id="141"/>
    </w:p>
    <w:p w:rsidR="00C91667" w:rsidRPr="00C367F6" w:rsidRDefault="00E63D23">
      <w:pPr>
        <w:pStyle w:val="Normal1"/>
        <w:spacing w:after="0" w:line="360" w:lineRule="auto"/>
        <w:ind w:left="-3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5731200" cy="2489200"/>
            <wp:effectExtent l="0" t="0" r="0" b="0"/>
            <wp:docPr id="51" name="image112.jpg" descr="PramonësSektoriausInfliacijaIrRulc.jpeg"/>
            <wp:cNvGraphicFramePr/>
            <a:graphic xmlns:a="http://schemas.openxmlformats.org/drawingml/2006/main">
              <a:graphicData uri="http://schemas.openxmlformats.org/drawingml/2006/picture">
                <pic:pic xmlns:pic="http://schemas.openxmlformats.org/drawingml/2006/picture">
                  <pic:nvPicPr>
                    <pic:cNvPr id="0" name="image112.jpg" descr="PramonësSektoriausInfliacijaIrRulc.jpeg"/>
                    <pic:cNvPicPr preferRelativeResize="0"/>
                  </pic:nvPicPr>
                  <pic:blipFill>
                    <a:blip r:embed="rId37" cstate="print"/>
                    <a:srcRect/>
                    <a:stretch>
                      <a:fillRect/>
                    </a:stretch>
                  </pic:blipFill>
                  <pic:spPr>
                    <a:xfrm>
                      <a:off x="0" y="0"/>
                      <a:ext cx="5731200" cy="2489200"/>
                    </a:xfrm>
                    <a:prstGeom prst="rect">
                      <a:avLst/>
                    </a:prstGeom>
                    <a:ln/>
                  </pic:spPr>
                </pic:pic>
              </a:graphicData>
            </a:graphic>
          </wp:inline>
        </w:drawing>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Viršuje, </w:t>
      </w:r>
      <w:commentRangeStart w:id="142"/>
      <w:r w:rsidRPr="00C367F6">
        <w:rPr>
          <w:rFonts w:ascii="Microsoft Sans Serif" w:eastAsia="Times New Roman" w:hAnsi="Microsoft Sans Serif" w:cs="Microsoft Sans Serif"/>
          <w:sz w:val="24"/>
          <w:szCs w:val="24"/>
          <w:lang w:val="lt-LT"/>
        </w:rPr>
        <w:t>grafike</w:t>
      </w:r>
      <w:commentRangeEnd w:id="142"/>
      <w:r w:rsidR="007D3371">
        <w:rPr>
          <w:rStyle w:val="CommentReference"/>
        </w:rPr>
        <w:commentReference w:id="142"/>
      </w:r>
      <w:r w:rsidRPr="00C367F6">
        <w:rPr>
          <w:rFonts w:ascii="Microsoft Sans Serif" w:eastAsia="Times New Roman" w:hAnsi="Microsoft Sans Serif" w:cs="Microsoft Sans Serif"/>
          <w:sz w:val="24"/>
          <w:szCs w:val="24"/>
          <w:lang w:val="lt-LT"/>
        </w:rPr>
        <w:t xml:space="preserve">, turime apdirbamosios pramonės sektoriaus vartotojų kainų infliacijos bei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grafikus. Kadangi modelyje nagrinėjame apdirbamosi</w:t>
      </w:r>
      <w:del w:id="143" w:author="DCelov" w:date="2015-11-29T21:49:00Z">
        <w:r w:rsidRPr="00C367F6" w:rsidDel="00EC5E7C">
          <w:rPr>
            <w:rFonts w:ascii="Microsoft Sans Serif" w:eastAsia="Times New Roman" w:hAnsi="Microsoft Sans Serif" w:cs="Microsoft Sans Serif"/>
            <w:sz w:val="24"/>
            <w:szCs w:val="24"/>
            <w:lang w:val="lt-LT"/>
          </w:rPr>
          <w:delText>s</w:delText>
        </w:r>
      </w:del>
      <w:r w:rsidRPr="00C367F6">
        <w:rPr>
          <w:rFonts w:ascii="Microsoft Sans Serif" w:eastAsia="Times New Roman" w:hAnsi="Microsoft Sans Serif" w:cs="Microsoft Sans Serif"/>
          <w:sz w:val="24"/>
          <w:szCs w:val="24"/>
          <w:lang w:val="lt-LT"/>
        </w:rPr>
        <w:t>o</w:t>
      </w:r>
      <w:ins w:id="144" w:author="DCelov" w:date="2015-11-29T21:49:00Z">
        <w:r w:rsidR="00EC5E7C">
          <w:rPr>
            <w:rFonts w:ascii="Microsoft Sans Serif" w:eastAsia="Times New Roman" w:hAnsi="Microsoft Sans Serif" w:cs="Microsoft Sans Serif"/>
            <w:sz w:val="24"/>
            <w:szCs w:val="24"/>
            <w:lang w:val="lt-LT"/>
          </w:rPr>
          <w:t>s</w:t>
        </w:r>
      </w:ins>
      <w:r w:rsidRPr="00C367F6">
        <w:rPr>
          <w:rFonts w:ascii="Microsoft Sans Serif" w:eastAsia="Times New Roman" w:hAnsi="Microsoft Sans Serif" w:cs="Microsoft Sans Serif"/>
          <w:sz w:val="24"/>
          <w:szCs w:val="24"/>
          <w:lang w:val="lt-LT"/>
        </w:rPr>
        <w:t xml:space="preserve"> pramonės logaritmuotus </w:t>
      </w:r>
      <w:r w:rsidRPr="00EC5E7C">
        <w:rPr>
          <w:rFonts w:ascii="Microsoft Sans Serif" w:eastAsia="Times New Roman" w:hAnsi="Microsoft Sans Serif" w:cs="Microsoft Sans Serif"/>
          <w:i/>
          <w:sz w:val="24"/>
          <w:szCs w:val="24"/>
          <w:lang w:val="lt-LT"/>
          <w:rPrChange w:id="145" w:author="DCelov" w:date="2015-11-29T21:49:00Z">
            <w:rPr>
              <w:rFonts w:ascii="Microsoft Sans Serif" w:eastAsia="Times New Roman" w:hAnsi="Microsoft Sans Serif" w:cs="Microsoft Sans Serif"/>
              <w:sz w:val="24"/>
              <w:szCs w:val="24"/>
              <w:lang w:val="lt-LT"/>
            </w:rPr>
          </w:rPrChange>
        </w:rPr>
        <w:t>RULC</w:t>
      </w:r>
      <w:r w:rsidRPr="00C367F6">
        <w:rPr>
          <w:rFonts w:ascii="Microsoft Sans Serif" w:eastAsia="Times New Roman" w:hAnsi="Microsoft Sans Serif" w:cs="Microsoft Sans Serif"/>
          <w:sz w:val="24"/>
          <w:szCs w:val="24"/>
          <w:lang w:val="lt-LT"/>
        </w:rPr>
        <w:t xml:space="preserve">, todėl dešinėje skalėje yra neigiami dydžiai. Pirmiausiai, pirmas dalykas kritęs į akis - struktūriniai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pokyčiai po krizės.  Tai leidžia daryti </w:t>
      </w:r>
      <w:del w:id="146" w:author="DCelov" w:date="2015-11-29T21:50:00Z">
        <w:r w:rsidRPr="00C367F6" w:rsidDel="00EC5E7C">
          <w:rPr>
            <w:rFonts w:ascii="Microsoft Sans Serif" w:eastAsia="Times New Roman" w:hAnsi="Microsoft Sans Serif" w:cs="Microsoft Sans Serif"/>
            <w:sz w:val="24"/>
            <w:szCs w:val="24"/>
            <w:lang w:val="lt-LT"/>
          </w:rPr>
          <w:delText>prielaidą</w:delText>
        </w:r>
      </w:del>
      <w:ins w:id="147" w:author="DCelov" w:date="2015-11-29T21:50:00Z">
        <w:r w:rsidR="00EC5E7C">
          <w:rPr>
            <w:rFonts w:ascii="Microsoft Sans Serif" w:eastAsia="Times New Roman" w:hAnsi="Microsoft Sans Serif" w:cs="Microsoft Sans Serif"/>
            <w:sz w:val="24"/>
            <w:szCs w:val="24"/>
            <w:lang w:val="lt-LT"/>
          </w:rPr>
          <w:t>išvadą</w:t>
        </w:r>
      </w:ins>
      <w:r w:rsidRPr="00C367F6">
        <w:rPr>
          <w:rFonts w:ascii="Microsoft Sans Serif" w:eastAsia="Times New Roman" w:hAnsi="Microsoft Sans Serif" w:cs="Microsoft Sans Serif"/>
          <w:sz w:val="24"/>
          <w:szCs w:val="24"/>
          <w:lang w:val="lt-LT"/>
        </w:rPr>
        <w:t>, kad rinka iš esmės pasikeitė nuo 2010 metų, todėl testuojant antrame skyriuje gautą modelį reikės į tai atsižvelgti. Be to, nors šių dviejų dydžių koreliacija nėra didelė - tik 0,24, vis dėlto, tiek prieš krizę, tiek po krizės galime pastebėti tam tikrus infliacijos atsikartojimus į pokyčius realiosios darbo užmokesčio kainoje.</w:t>
      </w:r>
    </w:p>
    <w:p w:rsidR="00C91667" w:rsidRPr="00C367F6" w:rsidRDefault="00E63D23">
      <w:pPr>
        <w:pStyle w:val="Heading3"/>
        <w:spacing w:after="0" w:line="360" w:lineRule="auto"/>
        <w:ind w:left="-30"/>
        <w:contextualSpacing w:val="0"/>
        <w:rPr>
          <w:rFonts w:ascii="Microsoft Sans Serif" w:hAnsi="Microsoft Sans Serif" w:cs="Microsoft Sans Serif"/>
          <w:lang w:val="lt-LT"/>
        </w:rPr>
      </w:pPr>
      <w:bookmarkStart w:id="148" w:name="h.1ucvbt6mioma" w:colFirst="0" w:colLast="0"/>
      <w:bookmarkStart w:id="149" w:name="_Toc436578922"/>
      <w:bookmarkEnd w:id="148"/>
      <w:r w:rsidRPr="00C367F6">
        <w:rPr>
          <w:rFonts w:ascii="Microsoft Sans Serif" w:hAnsi="Microsoft Sans Serif" w:cs="Microsoft Sans Serif"/>
          <w:sz w:val="24"/>
          <w:szCs w:val="24"/>
          <w:lang w:val="lt-LT"/>
        </w:rPr>
        <w:t>4.3.2. Paslaugų sektoriaus atvejis</w:t>
      </w:r>
      <w:bookmarkEnd w:id="149"/>
    </w:p>
    <w:p w:rsidR="00C91667" w:rsidRPr="00C367F6" w:rsidRDefault="00E63D23">
      <w:pPr>
        <w:pStyle w:val="Normal1"/>
        <w:spacing w:after="0" w:line="360" w:lineRule="auto"/>
        <w:ind w:left="-3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5731200" cy="2489200"/>
            <wp:effectExtent l="0" t="0" r="0" b="0"/>
            <wp:docPr id="78" name="image162.jpg" descr="PaslaugøSektoriausInfliacijaIrRulc.jpeg"/>
            <wp:cNvGraphicFramePr/>
            <a:graphic xmlns:a="http://schemas.openxmlformats.org/drawingml/2006/main">
              <a:graphicData uri="http://schemas.openxmlformats.org/drawingml/2006/picture">
                <pic:pic xmlns:pic="http://schemas.openxmlformats.org/drawingml/2006/picture">
                  <pic:nvPicPr>
                    <pic:cNvPr id="0" name="image162.jpg" descr="PaslaugøSektoriausInfliacijaIrRulc.jpeg"/>
                    <pic:cNvPicPr preferRelativeResize="0"/>
                  </pic:nvPicPr>
                  <pic:blipFill>
                    <a:blip r:embed="rId38" cstate="print"/>
                    <a:srcRect/>
                    <a:stretch>
                      <a:fillRect/>
                    </a:stretch>
                  </pic:blipFill>
                  <pic:spPr>
                    <a:xfrm>
                      <a:off x="0" y="0"/>
                      <a:ext cx="5731200" cy="2489200"/>
                    </a:xfrm>
                    <a:prstGeom prst="rect">
                      <a:avLst/>
                    </a:prstGeom>
                    <a:ln/>
                  </pic:spPr>
                </pic:pic>
              </a:graphicData>
            </a:graphic>
          </wp:inline>
        </w:drawing>
      </w:r>
    </w:p>
    <w:p w:rsidR="00C91667" w:rsidRPr="00C367F6" w:rsidRDefault="00E63D23">
      <w:pPr>
        <w:pStyle w:val="Normal1"/>
        <w:spacing w:after="0" w:line="360" w:lineRule="auto"/>
        <w:ind w:left="-30" w:firstLine="30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Viršuje, grafike, turime paslaugų sektoriaus vartotojų kainų infliacijos bei realiosios vieneto darbo kainos grafikus. Kadangi modelyje nagrinėjame paslaugų logaritmuotus</w:t>
      </w:r>
      <w:r w:rsidRPr="00C367F6">
        <w:rPr>
          <w:rFonts w:ascii="Microsoft Sans Serif" w:eastAsia="Times New Roman" w:hAnsi="Microsoft Sans Serif" w:cs="Microsoft Sans Serif"/>
          <w:i/>
          <w:sz w:val="24"/>
          <w:szCs w:val="24"/>
          <w:lang w:val="lt-LT"/>
        </w:rPr>
        <w:t xml:space="preserve"> RULC</w:t>
      </w:r>
      <w:r w:rsidRPr="00C367F6">
        <w:rPr>
          <w:rFonts w:ascii="Microsoft Sans Serif" w:eastAsia="Times New Roman" w:hAnsi="Microsoft Sans Serif" w:cs="Microsoft Sans Serif"/>
          <w:sz w:val="24"/>
          <w:szCs w:val="24"/>
          <w:lang w:val="lt-LT"/>
        </w:rPr>
        <w:t xml:space="preserve">, todėl dešinėje skalėje yra neigiami dydžiai. Pats pirmas kritęs į akis dalykas - krizės metu abu dydžiai krito žemyn, bet tai nesudarė didelio atotrūkio kaip pramonės atveju. Tad krizės įtaka matomai modelyje bus nereikšminga, arba nežymiai reikšminga. Kitas kritęs į akis dalykas - infliacija neseka realaus užmokesčio grafiku. Į pasikeitimai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infliacija reaguoja labai įvairiai, todėl galime jau iš anksto įtarti, kad iš antro skyriaus turima modelio specifikacija gali netikti. </w:t>
      </w:r>
    </w:p>
    <w:p w:rsidR="00C91667" w:rsidRPr="00C367F6" w:rsidRDefault="00C91667">
      <w:pPr>
        <w:pStyle w:val="Normal1"/>
        <w:spacing w:after="0" w:line="360" w:lineRule="auto"/>
        <w:ind w:left="567" w:hanging="597"/>
        <w:rPr>
          <w:rFonts w:ascii="Microsoft Sans Serif" w:hAnsi="Microsoft Sans Serif" w:cs="Microsoft Sans Serif"/>
          <w:lang w:val="lt-LT"/>
        </w:rPr>
      </w:pPr>
    </w:p>
    <w:p w:rsidR="00C91667" w:rsidRPr="00C367F6" w:rsidRDefault="00C91667">
      <w:pPr>
        <w:pStyle w:val="Normal1"/>
        <w:spacing w:after="0" w:line="360" w:lineRule="auto"/>
        <w:ind w:left="567"/>
        <w:rPr>
          <w:rFonts w:ascii="Microsoft Sans Serif" w:hAnsi="Microsoft Sans Serif" w:cs="Microsoft Sans Serif"/>
          <w:lang w:val="lt-LT"/>
        </w:rPr>
      </w:pPr>
    </w:p>
    <w:p w:rsidR="00C91667" w:rsidRPr="00C367F6" w:rsidRDefault="00C91667">
      <w:pPr>
        <w:pStyle w:val="Heading1"/>
        <w:spacing w:after="0" w:line="360" w:lineRule="auto"/>
        <w:contextualSpacing w:val="0"/>
        <w:rPr>
          <w:rFonts w:ascii="Microsoft Sans Serif" w:hAnsi="Microsoft Sans Serif" w:cs="Microsoft Sans Serif"/>
          <w:lang w:val="lt-LT"/>
        </w:rPr>
      </w:pPr>
      <w:bookmarkStart w:id="150" w:name="h.p1tpiusp42lj" w:colFirst="0" w:colLast="0"/>
      <w:bookmarkEnd w:id="150"/>
    </w:p>
    <w:p w:rsidR="00C91667" w:rsidRPr="00C367F6" w:rsidRDefault="00E63D23">
      <w:pPr>
        <w:pStyle w:val="Normal1"/>
        <w:rPr>
          <w:rFonts w:ascii="Microsoft Sans Serif" w:hAnsi="Microsoft Sans Serif" w:cs="Microsoft Sans Serif"/>
          <w:lang w:val="lt-LT"/>
        </w:rPr>
      </w:pPr>
      <w:r w:rsidRPr="00C367F6">
        <w:rPr>
          <w:rFonts w:ascii="Microsoft Sans Serif" w:hAnsi="Microsoft Sans Serif" w:cs="Microsoft Sans Serif"/>
          <w:lang w:val="lt-LT"/>
        </w:rPr>
        <w:br w:type="page"/>
      </w:r>
    </w:p>
    <w:p w:rsidR="00C91667" w:rsidRPr="00C367F6" w:rsidRDefault="00C91667">
      <w:pPr>
        <w:pStyle w:val="Heading1"/>
        <w:spacing w:after="0" w:line="360" w:lineRule="auto"/>
        <w:contextualSpacing w:val="0"/>
        <w:rPr>
          <w:rFonts w:ascii="Microsoft Sans Serif" w:hAnsi="Microsoft Sans Serif" w:cs="Microsoft Sans Serif"/>
          <w:lang w:val="lt-LT"/>
        </w:rPr>
      </w:pPr>
      <w:bookmarkStart w:id="151" w:name="h.jnuq0ji1gnv7" w:colFirst="0" w:colLast="0"/>
      <w:bookmarkEnd w:id="151"/>
    </w:p>
    <w:p w:rsidR="00C91667" w:rsidRPr="00C367F6" w:rsidRDefault="00E63D23">
      <w:pPr>
        <w:pStyle w:val="Heading1"/>
        <w:spacing w:after="0" w:line="360" w:lineRule="auto"/>
        <w:contextualSpacing w:val="0"/>
        <w:rPr>
          <w:rFonts w:ascii="Microsoft Sans Serif" w:hAnsi="Microsoft Sans Serif" w:cs="Microsoft Sans Serif"/>
          <w:lang w:val="lt-LT"/>
        </w:rPr>
      </w:pPr>
      <w:bookmarkStart w:id="152" w:name="h.vvbs5eykm7h0" w:colFirst="0" w:colLast="0"/>
      <w:bookmarkStart w:id="153" w:name="_Toc436578923"/>
      <w:bookmarkEnd w:id="152"/>
      <w:r w:rsidRPr="00C367F6">
        <w:rPr>
          <w:rFonts w:ascii="Microsoft Sans Serif" w:eastAsia="Times New Roman" w:hAnsi="Microsoft Sans Serif" w:cs="Microsoft Sans Serif"/>
          <w:sz w:val="28"/>
          <w:szCs w:val="28"/>
          <w:lang w:val="lt-LT"/>
        </w:rPr>
        <w:t>5. Vartotojų kainų infliacijos apdirbamosios pramonės ir paslaugų sektoriuose analizė Lietuvos atveju</w:t>
      </w:r>
      <w:bookmarkEnd w:id="153"/>
    </w:p>
    <w:p w:rsidR="00C91667" w:rsidRPr="00C367F6" w:rsidRDefault="00E63D23">
      <w:pPr>
        <w:pStyle w:val="Heading2"/>
        <w:spacing w:after="0" w:line="360" w:lineRule="auto"/>
        <w:contextualSpacing w:val="0"/>
        <w:rPr>
          <w:rFonts w:ascii="Microsoft Sans Serif" w:hAnsi="Microsoft Sans Serif" w:cs="Microsoft Sans Serif"/>
          <w:lang w:val="lt-LT"/>
        </w:rPr>
      </w:pPr>
      <w:bookmarkStart w:id="154" w:name="h.g8bwmimm4dq6" w:colFirst="0" w:colLast="0"/>
      <w:bookmarkStart w:id="155" w:name="_Toc436578924"/>
      <w:bookmarkEnd w:id="154"/>
      <w:r w:rsidRPr="00C367F6">
        <w:rPr>
          <w:rFonts w:ascii="Microsoft Sans Serif" w:hAnsi="Microsoft Sans Serif" w:cs="Microsoft Sans Serif"/>
          <w:sz w:val="24"/>
          <w:szCs w:val="24"/>
          <w:lang w:val="lt-LT"/>
        </w:rPr>
        <w:t>5.1 Naujųjų Keinsistų Filipso kreivės modelio taikymas Lietuvos apdirbamosios pramonės ir paslaugų sektorių duomenims</w:t>
      </w:r>
      <w:bookmarkEnd w:id="155"/>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Trečiame skyriuje išvedėme modifikuotą </w:t>
      </w:r>
      <w:r w:rsidRPr="00C367F6">
        <w:rPr>
          <w:rFonts w:ascii="Microsoft Sans Serif" w:eastAsia="Times New Roman" w:hAnsi="Microsoft Sans Serif" w:cs="Microsoft Sans Serif"/>
          <w:i/>
          <w:sz w:val="24"/>
          <w:szCs w:val="24"/>
          <w:lang w:val="lt-LT"/>
        </w:rPr>
        <w:t>NKPC</w:t>
      </w:r>
      <w:r w:rsidRPr="00C367F6">
        <w:rPr>
          <w:rFonts w:ascii="Microsoft Sans Serif" w:eastAsia="Times New Roman" w:hAnsi="Microsoft Sans Serif" w:cs="Microsoft Sans Serif"/>
          <w:sz w:val="24"/>
          <w:szCs w:val="24"/>
          <w:lang w:val="lt-LT"/>
        </w:rPr>
        <w:t>, kurią naudosime minėtų sektorių infliacijai aprašyti. Nors kaip ir minėta anksčiau, pačio modelio paskirtis buvo labiau nukreipta į bendros valstybės infliacijos modeliavimą, vis dėlto, laikomės įsitikinimo, kad jis tinka ir atskirų sektorių atveju. Pirmiausiai nagrinėjame pramonės sektoriaus duomenims, vėliau paslaugų, o tada palyginsime gautus duomenis. Kadangi abiem atvejais modifikuosime modelius, todėl rezultatus interpretuoti ir palyginti galime tik dalinai.</w:t>
      </w:r>
    </w:p>
    <w:p w:rsidR="00C91667" w:rsidRPr="00C367F6" w:rsidRDefault="00E63D23">
      <w:pPr>
        <w:pStyle w:val="Heading3"/>
        <w:spacing w:after="0" w:line="360" w:lineRule="auto"/>
        <w:contextualSpacing w:val="0"/>
        <w:jc w:val="both"/>
        <w:rPr>
          <w:rFonts w:ascii="Microsoft Sans Serif" w:hAnsi="Microsoft Sans Serif" w:cs="Microsoft Sans Serif"/>
          <w:lang w:val="lt-LT"/>
        </w:rPr>
      </w:pPr>
      <w:bookmarkStart w:id="156" w:name="h.ooi0niul279p" w:colFirst="0" w:colLast="0"/>
      <w:bookmarkStart w:id="157" w:name="_Toc436578925"/>
      <w:bookmarkEnd w:id="156"/>
      <w:r w:rsidRPr="00C367F6">
        <w:rPr>
          <w:rFonts w:ascii="Microsoft Sans Serif" w:eastAsia="Times New Roman" w:hAnsi="Microsoft Sans Serif" w:cs="Microsoft Sans Serif"/>
          <w:sz w:val="24"/>
          <w:szCs w:val="24"/>
          <w:lang w:val="lt-LT"/>
        </w:rPr>
        <w:t>5.1.1 Naujųjų Keinsistų Filipso kreivės modelio taikymas apdirbamosios pramonės sektoriaus duomenims</w:t>
      </w:r>
      <w:bookmarkEnd w:id="157"/>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Tikriname išsikeltas prielaidas, kad turimas</w:t>
      </w:r>
      <w:r w:rsidRPr="00C367F6">
        <w:rPr>
          <w:rFonts w:ascii="Microsoft Sans Serif" w:eastAsia="Times New Roman" w:hAnsi="Microsoft Sans Serif" w:cs="Microsoft Sans Serif"/>
          <w:i/>
          <w:sz w:val="24"/>
          <w:szCs w:val="24"/>
          <w:lang w:val="lt-LT"/>
        </w:rPr>
        <w:t xml:space="preserve"> NKPC</w:t>
      </w:r>
      <w:r w:rsidRPr="00C367F6">
        <w:rPr>
          <w:rFonts w:ascii="Microsoft Sans Serif" w:eastAsia="Times New Roman" w:hAnsi="Microsoft Sans Serif" w:cs="Microsoft Sans Serif"/>
          <w:sz w:val="24"/>
          <w:szCs w:val="24"/>
          <w:lang w:val="lt-LT"/>
        </w:rPr>
        <w:t xml:space="preserve"> modelis yra tinkamas paaiškinti pramonės sektoriaus infliacijos, apskaičiuotos pagal </w:t>
      </w:r>
      <w:r w:rsidRPr="00C367F6">
        <w:rPr>
          <w:rFonts w:ascii="Microsoft Sans Serif" w:eastAsia="Times New Roman" w:hAnsi="Microsoft Sans Serif" w:cs="Microsoft Sans Serif"/>
          <w:i/>
          <w:sz w:val="24"/>
          <w:szCs w:val="24"/>
          <w:lang w:val="lt-LT"/>
        </w:rPr>
        <w:t>SVKI</w:t>
      </w:r>
      <w:r w:rsidRPr="00C367F6">
        <w:rPr>
          <w:rFonts w:ascii="Microsoft Sans Serif" w:eastAsia="Times New Roman" w:hAnsi="Microsoft Sans Serif" w:cs="Microsoft Sans Serif"/>
          <w:sz w:val="24"/>
          <w:szCs w:val="24"/>
          <w:lang w:val="lt-LT"/>
        </w:rPr>
        <w:t>, pokyčius, tai yra, kad gauti modelio įverčiai yra reikšmingi ir atitinka ekonominę prasmę. Taigi turime lygtį:</w:t>
      </w:r>
    </w:p>
    <w:tbl>
      <w:tblPr>
        <w:tblStyle w:val="a9"/>
        <w:tblW w:w="9015" w:type="dxa"/>
        <w:jc w:val="center"/>
        <w:tblLayout w:type="fixed"/>
        <w:tblLook w:val="0600"/>
      </w:tblPr>
      <w:tblGrid>
        <w:gridCol w:w="540"/>
        <w:gridCol w:w="7800"/>
        <w:gridCol w:w="675"/>
      </w:tblGrid>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80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806700" cy="20320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cstate="print"/>
                          <a:srcRect/>
                          <a:stretch>
                            <a:fillRect/>
                          </a:stretch>
                        </pic:blipFill>
                        <pic:spPr>
                          <a:xfrm>
                            <a:off x="0" y="0"/>
                            <a:ext cx="2806700" cy="2032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(11)</w:t>
            </w: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Pirmiausiai, šiame modelyje naudosime ne </w:t>
      </w: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cstate="print"/>
                    <a:srcRect/>
                    <a:stretch>
                      <a:fillRect/>
                    </a:stretch>
                  </pic:blipFill>
                  <pic:spPr>
                    <a:xfrm>
                      <a:off x="0" y="0"/>
                      <a:ext cx="3048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o ketvirčiu ankstesnę infliaciją -</w:t>
      </w: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59"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1" cstate="print"/>
                    <a:srcRect/>
                    <a:stretch>
                      <a:fillRect/>
                    </a:stretch>
                  </pic:blipFill>
                  <pic:spPr>
                    <a:xfrm>
                      <a:off x="0" y="0"/>
                      <a:ext cx="3048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Kaip matėme lygtyje (4), mes įtraukėme </w:t>
      </w: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4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0" cstate="print"/>
                    <a:srcRect/>
                    <a:stretch>
                      <a:fillRect/>
                    </a:stretch>
                  </pic:blipFill>
                  <pic:spPr>
                    <a:xfrm>
                      <a:off x="0" y="0"/>
                      <a:ext cx="3048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Vis dėlto, bandymai rodo, kad šio sektoriaus atveju  yra reikšmingesnis </w:t>
      </w: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7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41" cstate="print"/>
                    <a:srcRect/>
                    <a:stretch>
                      <a:fillRect/>
                    </a:stretch>
                  </pic:blipFill>
                  <pic:spPr>
                    <a:xfrm>
                      <a:off x="0" y="0"/>
                      <a:ext cx="3048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 Manome, kad pagrindinė to priežastis -  apdirbamosios pramonės kainos yra mažiau lanksčios ir  prekės yra sandėliuojamos, todėl lėčiau </w:t>
      </w:r>
      <w:commentRangeStart w:id="158"/>
      <w:r w:rsidRPr="00C367F6">
        <w:rPr>
          <w:rFonts w:ascii="Microsoft Sans Serif" w:eastAsia="Times New Roman" w:hAnsi="Microsoft Sans Serif" w:cs="Microsoft Sans Serif"/>
          <w:sz w:val="24"/>
          <w:szCs w:val="24"/>
          <w:lang w:val="lt-LT"/>
        </w:rPr>
        <w:t>reaguojama į pokyčius</w:t>
      </w:r>
      <w:commentRangeEnd w:id="158"/>
      <w:r w:rsidR="00737D82">
        <w:rPr>
          <w:rStyle w:val="CommentReference"/>
        </w:rPr>
        <w:commentReference w:id="158"/>
      </w:r>
      <w:r w:rsidRPr="00C367F6">
        <w:rPr>
          <w:rFonts w:ascii="Microsoft Sans Serif" w:eastAsia="Times New Roman" w:hAnsi="Microsoft Sans Serif" w:cs="Microsoft Sans Serif"/>
          <w:sz w:val="24"/>
          <w:szCs w:val="24"/>
          <w:lang w:val="lt-LT"/>
        </w:rPr>
        <w:t>. Tai praktiškai nekeičia modelio koeficientų interpretacijos jeigu naudojantis antro skyriaus formulėmis tariame, kad kiekvienoje lygtyje šio sektoriaus atveju atsiranda papildomas vėlavimas tarp informacijos gavimo ir realaus pritaikymo.</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 xml:space="preserve">Taipogi, vertinant įtraukėme žyminį kintamąjį, apie kurį užsiminėme nagrinėjant apdirbamosios pramonės infliacijos ir pramonės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grafikus. Pagrindinė priežastis - pasaulinė finansų krizė turėjo didžiulę struktūrinę įtaką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Kaip pamatysime vėliau, šis įtraukimas pasirodo reikšmingas.  Taigi, žyminis kintamasis </w:t>
      </w:r>
      <w:r w:rsidRPr="00C367F6">
        <w:rPr>
          <w:rFonts w:ascii="Microsoft Sans Serif" w:hAnsi="Microsoft Sans Serif" w:cs="Microsoft Sans Serif"/>
          <w:noProof/>
          <w:lang w:val="lt-LT" w:eastAsia="en-US"/>
        </w:rPr>
        <w:drawing>
          <wp:inline distT="19050" distB="19050" distL="19050" distR="19050">
            <wp:extent cx="292100" cy="1270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2" cstate="print"/>
                    <a:srcRect/>
                    <a:stretch>
                      <a:fillRect/>
                    </a:stretch>
                  </pic:blipFill>
                  <pic:spPr>
                    <a:xfrm>
                      <a:off x="0" y="0"/>
                      <a:ext cx="292100" cy="127000"/>
                    </a:xfrm>
                    <a:prstGeom prst="rect">
                      <a:avLst/>
                    </a:prstGeom>
                    <a:ln/>
                  </pic:spPr>
                </pic:pic>
              </a:graphicData>
            </a:graphic>
          </wp:inline>
        </w:drawing>
      </w:r>
      <w:ins w:id="159" w:author="DCelov" w:date="2015-11-29T22:15:00Z">
        <w:r w:rsidR="00D30DD9">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yra vektorius, kuris pirmus 22 ketvirčius yra lygus nuliui ir likusius 23 - vienetui. Kadangi pokyčiai labiau matomi prie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todėl jį įtraukiame kaip ne kaip laisvąjį narį, o kaip apdirbamosios pramonės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korekciją. Taigi, nagrinėjame modelį</w:t>
      </w:r>
      <w:r w:rsidRPr="00C367F6">
        <w:rPr>
          <w:rFonts w:ascii="Microsoft Sans Serif" w:eastAsia="Times New Roman" w:hAnsi="Microsoft Sans Serif" w:cs="Microsoft Sans Serif"/>
          <w:lang w:val="lt-LT"/>
        </w:rPr>
        <w:t>:</w:t>
      </w:r>
    </w:p>
    <w:tbl>
      <w:tblPr>
        <w:tblStyle w:val="aa"/>
        <w:tblW w:w="9510" w:type="dxa"/>
        <w:jc w:val="center"/>
        <w:tblLayout w:type="fixed"/>
        <w:tblLook w:val="0600"/>
      </w:tblPr>
      <w:tblGrid>
        <w:gridCol w:w="360"/>
        <w:gridCol w:w="8490"/>
        <w:gridCol w:w="660"/>
      </w:tblGrid>
      <w:tr w:rsidR="00C91667" w:rsidRPr="00C367F6">
        <w:trPr>
          <w:jc w:val="center"/>
        </w:trPr>
        <w:tc>
          <w:tcPr>
            <w:tcW w:w="360"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tc>
        <w:tc>
          <w:tcPr>
            <w:tcW w:w="8490" w:type="dxa"/>
            <w:tcMar>
              <w:top w:w="100" w:type="dxa"/>
              <w:left w:w="100" w:type="dxa"/>
              <w:bottom w:w="100" w:type="dxa"/>
              <w:right w:w="10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5105400" cy="20320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cstate="print"/>
                          <a:srcRect/>
                          <a:stretch>
                            <a:fillRect/>
                          </a:stretch>
                        </pic:blipFill>
                        <pic:spPr>
                          <a:xfrm>
                            <a:off x="0" y="0"/>
                            <a:ext cx="5105400" cy="203200"/>
                          </a:xfrm>
                          <a:prstGeom prst="rect">
                            <a:avLst/>
                          </a:prstGeom>
                          <a:ln/>
                        </pic:spPr>
                      </pic:pic>
                    </a:graphicData>
                  </a:graphic>
                </wp:inline>
              </w:drawing>
            </w:r>
          </w:p>
        </w:tc>
        <w:tc>
          <w:tcPr>
            <w:tcW w:w="660" w:type="dxa"/>
            <w:tcMar>
              <w:top w:w="100" w:type="dxa"/>
              <w:left w:w="100" w:type="dxa"/>
              <w:bottom w:w="100" w:type="dxa"/>
              <w:right w:w="100" w:type="dxa"/>
            </w:tcMar>
          </w:tcPr>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(12)</w:t>
            </w:r>
          </w:p>
        </w:tc>
      </w:tr>
    </w:tbl>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Modelio įverčiai</w:t>
      </w:r>
    </w:p>
    <w:tbl>
      <w:tblPr>
        <w:tblStyle w:val="ab"/>
        <w:tblW w:w="7395" w:type="dxa"/>
        <w:tblLayout w:type="fixed"/>
        <w:tblLook w:val="0600"/>
      </w:tblPr>
      <w:tblGrid>
        <w:gridCol w:w="1635"/>
        <w:gridCol w:w="1635"/>
        <w:gridCol w:w="1800"/>
        <w:gridCol w:w="2325"/>
      </w:tblGrid>
      <w:tr w:rsidR="00C91667" w:rsidRPr="00C367F6">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4300" cy="88900"/>
                  <wp:effectExtent l="0" t="0" r="0" b="0"/>
                  <wp:docPr id="105"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24" cstate="print"/>
                          <a:srcRect/>
                          <a:stretch>
                            <a:fillRect/>
                          </a:stretch>
                        </pic:blipFill>
                        <pic:spPr>
                          <a:xfrm>
                            <a:off x="0" y="0"/>
                            <a:ext cx="114300" cy="88900"/>
                          </a:xfrm>
                          <a:prstGeom prst="rect">
                            <a:avLst/>
                          </a:prstGeom>
                          <a:ln/>
                        </pic:spPr>
                      </pic:pic>
                    </a:graphicData>
                  </a:graphic>
                </wp:inline>
              </w:drawing>
            </w:r>
          </w:p>
        </w:tc>
        <w:tc>
          <w:tcPr>
            <w:tcW w:w="1800"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889000" cy="177800"/>
                  <wp:effectExtent l="0" t="0" r="0" b="0"/>
                  <wp:docPr id="91"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44" cstate="print"/>
                          <a:srcRect/>
                          <a:stretch>
                            <a:fillRect/>
                          </a:stretch>
                        </pic:blipFill>
                        <pic:spPr>
                          <a:xfrm>
                            <a:off x="0" y="0"/>
                            <a:ext cx="889000" cy="177800"/>
                          </a:xfrm>
                          <a:prstGeom prst="rect">
                            <a:avLst/>
                          </a:prstGeom>
                          <a:ln/>
                        </pic:spPr>
                      </pic:pic>
                    </a:graphicData>
                  </a:graphic>
                </wp:inline>
              </w:drawing>
            </w:r>
          </w:p>
        </w:tc>
        <w:tc>
          <w:tcPr>
            <w:tcW w:w="232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93800" cy="177800"/>
                  <wp:effectExtent l="0" t="0" r="0" b="0"/>
                  <wp:docPr id="62"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5" cstate="print"/>
                          <a:srcRect/>
                          <a:stretch>
                            <a:fillRect/>
                          </a:stretch>
                        </pic:blipFill>
                        <pic:spPr>
                          <a:xfrm>
                            <a:off x="0" y="0"/>
                            <a:ext cx="1193800" cy="177800"/>
                          </a:xfrm>
                          <a:prstGeom prst="rect">
                            <a:avLst/>
                          </a:prstGeom>
                          <a:ln/>
                        </pic:spPr>
                      </pic:pic>
                    </a:graphicData>
                  </a:graphic>
                </wp:inline>
              </w:drawing>
            </w:r>
          </w:p>
        </w:tc>
      </w:tr>
      <w:tr w:rsidR="00C91667" w:rsidRPr="00C367F6">
        <w:tc>
          <w:tcPr>
            <w:tcW w:w="1635" w:type="dxa"/>
            <w:tcBorders>
              <w:top w:val="single" w:sz="8" w:space="0" w:color="000000"/>
            </w:tcBorders>
            <w:tcMar>
              <w:top w:w="100" w:type="dxa"/>
              <w:left w:w="100" w:type="dxa"/>
              <w:bottom w:w="100" w:type="dxa"/>
              <w:right w:w="100" w:type="dxa"/>
            </w:tcMar>
          </w:tcPr>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SVKI C inf</w:t>
            </w:r>
          </w:p>
        </w:tc>
        <w:tc>
          <w:tcPr>
            <w:tcW w:w="1635" w:type="dxa"/>
            <w:tcBorders>
              <w:top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0.383</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(0.18)</w:t>
            </w:r>
          </w:p>
        </w:tc>
        <w:tc>
          <w:tcPr>
            <w:tcW w:w="1800" w:type="dxa"/>
            <w:tcBorders>
              <w:top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 xml:space="preserve"> </w:t>
            </w:r>
            <w:r w:rsidRPr="00C367F6">
              <w:rPr>
                <w:rFonts w:ascii="Microsoft Sans Serif" w:eastAsia="Times New Roman" w:hAnsi="Microsoft Sans Serif" w:cs="Microsoft Sans Serif"/>
                <w:sz w:val="24"/>
                <w:szCs w:val="24"/>
                <w:lang w:val="lt-LT"/>
              </w:rPr>
              <w:t>0.059</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(0.024)</w:t>
            </w:r>
          </w:p>
        </w:tc>
        <w:tc>
          <w:tcPr>
            <w:tcW w:w="2325" w:type="dxa"/>
            <w:tcBorders>
              <w:top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-0.004</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(0.002)</w:t>
            </w:r>
          </w:p>
        </w:tc>
      </w:tr>
    </w:tbl>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Gauname, kad visi įverčiai yra geri, t.y. statistiškai reikšmingi. Vis dėlto, krenta į akis, kad reikšmingumas nėra didelis. Ir modelio statistikos signalizuoja (žiūrėti priedą A.5), kad šiame modelyje nėra viskas pakankamai gerai. Pagal iš (3) išvestą formulę gauname, kad vidutinis pramonės kainų keitimo laikotarpis yra 10,3 ketvirčių, o po krizės truputį daugiau - 11. Šis įvertis gana netikslus atsižvelgiant į Lietuvos banko atliktas </w:t>
      </w:r>
      <w:del w:id="160" w:author="DCelov" w:date="2015-11-29T22:16:00Z">
        <w:r w:rsidRPr="00C367F6" w:rsidDel="00D30DD9">
          <w:rPr>
            <w:rFonts w:ascii="Microsoft Sans Serif" w:eastAsia="Times New Roman" w:hAnsi="Microsoft Sans Serif" w:cs="Microsoft Sans Serif"/>
            <w:sz w:val="24"/>
            <w:szCs w:val="24"/>
            <w:lang w:val="lt-LT"/>
          </w:rPr>
          <w:delText>p</w:delText>
        </w:r>
      </w:del>
      <w:r w:rsidRPr="00C367F6">
        <w:rPr>
          <w:rFonts w:ascii="Microsoft Sans Serif" w:eastAsia="Times New Roman" w:hAnsi="Microsoft Sans Serif" w:cs="Microsoft Sans Serif"/>
          <w:sz w:val="24"/>
          <w:szCs w:val="24"/>
          <w:lang w:val="lt-LT"/>
        </w:rPr>
        <w:t>a</w:t>
      </w:r>
      <w:ins w:id="161" w:author="DCelov" w:date="2015-11-29T22:16:00Z">
        <w:r w:rsidR="00D30DD9">
          <w:rPr>
            <w:rFonts w:ascii="Microsoft Sans Serif" w:eastAsia="Times New Roman" w:hAnsi="Microsoft Sans Serif" w:cs="Microsoft Sans Serif"/>
            <w:sz w:val="24"/>
            <w:szCs w:val="24"/>
            <w:lang w:val="lt-LT"/>
          </w:rPr>
          <w:t>p</w:t>
        </w:r>
      </w:ins>
      <w:r w:rsidRPr="00C367F6">
        <w:rPr>
          <w:rFonts w:ascii="Microsoft Sans Serif" w:eastAsia="Times New Roman" w:hAnsi="Microsoft Sans Serif" w:cs="Microsoft Sans Serif"/>
          <w:sz w:val="24"/>
          <w:szCs w:val="24"/>
          <w:lang w:val="lt-LT"/>
        </w:rPr>
        <w:t>klausas</w:t>
      </w:r>
      <w:r w:rsidRPr="00C367F6">
        <w:rPr>
          <w:rFonts w:ascii="Microsoft Sans Serif" w:eastAsia="Times New Roman" w:hAnsi="Microsoft Sans Serif" w:cs="Microsoft Sans Serif"/>
          <w:sz w:val="24"/>
          <w:szCs w:val="24"/>
          <w:vertAlign w:val="superscript"/>
          <w:lang w:val="lt-LT"/>
        </w:rPr>
        <w:t>(1)</w:t>
      </w:r>
      <w:r w:rsidRPr="00C367F6">
        <w:rPr>
          <w:rFonts w:ascii="Microsoft Sans Serif" w:eastAsia="Times New Roman" w:hAnsi="Microsoft Sans Serif" w:cs="Microsoft Sans Serif"/>
          <w:sz w:val="24"/>
          <w:szCs w:val="24"/>
          <w:lang w:val="lt-LT"/>
        </w:rPr>
        <w:t>. Pabandykime panagrinėti šio modelio modifikaciją:</w:t>
      </w:r>
      <w:r w:rsidRPr="00C367F6">
        <w:rPr>
          <w:rFonts w:ascii="Microsoft Sans Serif" w:eastAsia="Times New Roman" w:hAnsi="Microsoft Sans Serif" w:cs="Microsoft Sans Serif"/>
          <w:lang w:val="lt-LT"/>
        </w:rPr>
        <w:t xml:space="preserve"> </w:t>
      </w:r>
    </w:p>
    <w:p w:rsidR="00C91667" w:rsidRPr="00C367F6" w:rsidRDefault="00C91667">
      <w:pPr>
        <w:pStyle w:val="Normal1"/>
        <w:spacing w:after="0" w:line="360" w:lineRule="auto"/>
        <w:ind w:firstLine="279"/>
        <w:jc w:val="both"/>
        <w:rPr>
          <w:rFonts w:ascii="Microsoft Sans Serif" w:hAnsi="Microsoft Sans Serif" w:cs="Microsoft Sans Serif"/>
          <w:lang w:val="lt-LT"/>
        </w:rPr>
      </w:pPr>
    </w:p>
    <w:p w:rsidR="00C91667" w:rsidRPr="00C367F6" w:rsidRDefault="00E63D23">
      <w:pPr>
        <w:pStyle w:val="Normal1"/>
        <w:spacing w:after="0" w:line="360" w:lineRule="auto"/>
        <w:ind w:firstLine="720"/>
        <w:rPr>
          <w:rFonts w:ascii="Microsoft Sans Serif" w:hAnsi="Microsoft Sans Serif" w:cs="Microsoft Sans Serif"/>
          <w:lang w:val="lt-LT"/>
        </w:rPr>
      </w:pPr>
      <w:commentRangeStart w:id="162"/>
      <w:r w:rsidRPr="00C367F6">
        <w:rPr>
          <w:rFonts w:ascii="Microsoft Sans Serif" w:hAnsi="Microsoft Sans Serif" w:cs="Microsoft Sans Serif"/>
          <w:noProof/>
          <w:lang w:val="lt-LT" w:eastAsia="en-US"/>
        </w:rPr>
        <w:drawing>
          <wp:inline distT="19050" distB="19050" distL="19050" distR="19050">
            <wp:extent cx="5321300" cy="203200"/>
            <wp:effectExtent l="0" t="0" r="0" b="0"/>
            <wp:docPr id="5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6" cstate="print"/>
                    <a:srcRect/>
                    <a:stretch>
                      <a:fillRect/>
                    </a:stretch>
                  </pic:blipFill>
                  <pic:spPr>
                    <a:xfrm>
                      <a:off x="0" y="0"/>
                      <a:ext cx="5321300" cy="203200"/>
                    </a:xfrm>
                    <a:prstGeom prst="rect">
                      <a:avLst/>
                    </a:prstGeom>
                    <a:ln/>
                  </pic:spPr>
                </pic:pic>
              </a:graphicData>
            </a:graphic>
          </wp:inline>
        </w:drawing>
      </w:r>
      <w:commentRangeEnd w:id="162"/>
      <w:r w:rsidR="00D30DD9">
        <w:rPr>
          <w:rStyle w:val="CommentReference"/>
        </w:rPr>
        <w:commentReference w:id="162"/>
      </w:r>
    </w:p>
    <w:p w:rsidR="00C91667" w:rsidRPr="00C367F6" w:rsidRDefault="00C91667">
      <w:pPr>
        <w:pStyle w:val="Normal1"/>
        <w:spacing w:after="0" w:line="360" w:lineRule="auto"/>
        <w:ind w:firstLine="720"/>
        <w:rPr>
          <w:rFonts w:ascii="Microsoft Sans Serif" w:hAnsi="Microsoft Sans Serif" w:cs="Microsoft Sans Serif"/>
          <w:lang w:val="lt-LT"/>
        </w:rPr>
      </w:pPr>
    </w:p>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kur,  </w:t>
      </w:r>
      <w:r w:rsidRPr="00C367F6">
        <w:rPr>
          <w:rFonts w:ascii="Microsoft Sans Serif" w:hAnsi="Microsoft Sans Serif" w:cs="Microsoft Sans Serif"/>
          <w:noProof/>
          <w:lang w:val="lt-LT" w:eastAsia="en-US"/>
        </w:rPr>
        <w:drawing>
          <wp:inline distT="19050" distB="19050" distL="19050" distR="19050">
            <wp:extent cx="1612900" cy="304800"/>
            <wp:effectExtent l="0" t="0" r="0" b="0"/>
            <wp:docPr id="7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7" cstate="print"/>
                    <a:srcRect/>
                    <a:stretch>
                      <a:fillRect/>
                    </a:stretch>
                  </pic:blipFill>
                  <pic:spPr>
                    <a:xfrm>
                      <a:off x="0" y="0"/>
                      <a:ext cx="1612900" cy="3048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Taip pakeitę modelį tariame, kad apdirbamosios pramonės sektoriaus firma vertindama infliaciją remiasi ne tik prieš paskutinio laikotarpio infliacija, bet ją vertina kaip trijų ketvirčių sumos vidurkį. Taigi, darome hipotezę, kad apdirbamosios pramonės sektoriaus firmos formuodamos savo kainodarą remiasi slenkančiuoju vidurkiu. </w:t>
      </w:r>
    </w:p>
    <w:p w:rsidR="00C91667" w:rsidRPr="00C367F6" w:rsidRDefault="00C91667">
      <w:pPr>
        <w:pStyle w:val="Normal1"/>
        <w:spacing w:after="0" w:line="360" w:lineRule="auto"/>
        <w:rPr>
          <w:rFonts w:ascii="Microsoft Sans Serif"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i/>
          <w:sz w:val="24"/>
          <w:szCs w:val="24"/>
          <w:lang w:val="lt-LT"/>
        </w:rPr>
      </w:pPr>
    </w:p>
    <w:p w:rsidR="00EF5A58" w:rsidRPr="00C367F6" w:rsidRDefault="00EF5A58">
      <w:pPr>
        <w:pStyle w:val="Normal1"/>
        <w:spacing w:after="0" w:line="360" w:lineRule="auto"/>
        <w:rPr>
          <w:rFonts w:ascii="Microsoft Sans Serif" w:eastAsia="Times New Roman" w:hAnsi="Microsoft Sans Serif" w:cs="Microsoft Sans Serif"/>
          <w:i/>
          <w:sz w:val="24"/>
          <w:szCs w:val="24"/>
          <w:lang w:val="lt-LT"/>
        </w:rPr>
      </w:pPr>
    </w:p>
    <w:p w:rsidR="00EF5A58" w:rsidRPr="00C367F6" w:rsidRDefault="00EF5A58">
      <w:pPr>
        <w:pStyle w:val="Normal1"/>
        <w:spacing w:after="0" w:line="360" w:lineRule="auto"/>
        <w:rPr>
          <w:rFonts w:ascii="Microsoft Sans Serif" w:eastAsia="Times New Roman" w:hAnsi="Microsoft Sans Serif" w:cs="Microsoft Sans Serif"/>
          <w:i/>
          <w:sz w:val="24"/>
          <w:szCs w:val="24"/>
          <w:lang w:val="lt-LT"/>
        </w:rPr>
      </w:pPr>
    </w:p>
    <w:p w:rsidR="00EF5A58" w:rsidRPr="00C367F6" w:rsidRDefault="00EF5A58">
      <w:pPr>
        <w:pStyle w:val="Normal1"/>
        <w:spacing w:after="0" w:line="360" w:lineRule="auto"/>
        <w:rPr>
          <w:rFonts w:ascii="Microsoft Sans Serif" w:eastAsia="Times New Roman" w:hAnsi="Microsoft Sans Serif" w:cs="Microsoft Sans Serif"/>
          <w:i/>
          <w:sz w:val="24"/>
          <w:szCs w:val="24"/>
          <w:lang w:val="lt-LT"/>
        </w:rPr>
      </w:pPr>
    </w:p>
    <w:p w:rsidR="00EF5A58" w:rsidRPr="00C367F6" w:rsidRDefault="00EF5A58">
      <w:pPr>
        <w:pStyle w:val="Normal1"/>
        <w:spacing w:after="0" w:line="360" w:lineRule="auto"/>
        <w:rPr>
          <w:rFonts w:ascii="Microsoft Sans Serif" w:eastAsia="Times New Roman" w:hAnsi="Microsoft Sans Serif" w:cs="Microsoft Sans Serif"/>
          <w:i/>
          <w:sz w:val="24"/>
          <w:szCs w:val="24"/>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Modelio įverčiai</w:t>
      </w:r>
    </w:p>
    <w:tbl>
      <w:tblPr>
        <w:tblStyle w:val="ac"/>
        <w:tblW w:w="7395" w:type="dxa"/>
        <w:tblLayout w:type="fixed"/>
        <w:tblLook w:val="0600"/>
      </w:tblPr>
      <w:tblGrid>
        <w:gridCol w:w="1635"/>
        <w:gridCol w:w="1635"/>
        <w:gridCol w:w="1800"/>
        <w:gridCol w:w="2325"/>
      </w:tblGrid>
      <w:tr w:rsidR="00C91667" w:rsidRPr="00C367F6">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4300" cy="889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cstate="print"/>
                          <a:srcRect/>
                          <a:stretch>
                            <a:fillRect/>
                          </a:stretch>
                        </pic:blipFill>
                        <pic:spPr>
                          <a:xfrm>
                            <a:off x="0" y="0"/>
                            <a:ext cx="114300" cy="88900"/>
                          </a:xfrm>
                          <a:prstGeom prst="rect">
                            <a:avLst/>
                          </a:prstGeom>
                          <a:ln/>
                        </pic:spPr>
                      </pic:pic>
                    </a:graphicData>
                  </a:graphic>
                </wp:inline>
              </w:drawing>
            </w:r>
          </w:p>
        </w:tc>
        <w:tc>
          <w:tcPr>
            <w:tcW w:w="1800"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889000" cy="177800"/>
                  <wp:effectExtent l="0" t="0" r="0" b="0"/>
                  <wp:docPr id="85"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44" cstate="print"/>
                          <a:srcRect/>
                          <a:stretch>
                            <a:fillRect/>
                          </a:stretch>
                        </pic:blipFill>
                        <pic:spPr>
                          <a:xfrm>
                            <a:off x="0" y="0"/>
                            <a:ext cx="889000" cy="177800"/>
                          </a:xfrm>
                          <a:prstGeom prst="rect">
                            <a:avLst/>
                          </a:prstGeom>
                          <a:ln/>
                        </pic:spPr>
                      </pic:pic>
                    </a:graphicData>
                  </a:graphic>
                </wp:inline>
              </w:drawing>
            </w:r>
          </w:p>
        </w:tc>
        <w:tc>
          <w:tcPr>
            <w:tcW w:w="232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308100" cy="17780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8" cstate="print"/>
                          <a:srcRect/>
                          <a:stretch>
                            <a:fillRect/>
                          </a:stretch>
                        </pic:blipFill>
                        <pic:spPr>
                          <a:xfrm>
                            <a:off x="0" y="0"/>
                            <a:ext cx="1308100" cy="177800"/>
                          </a:xfrm>
                          <a:prstGeom prst="rect">
                            <a:avLst/>
                          </a:prstGeom>
                          <a:ln/>
                        </pic:spPr>
                      </pic:pic>
                    </a:graphicData>
                  </a:graphic>
                </wp:inline>
              </w:drawing>
            </w:r>
          </w:p>
        </w:tc>
      </w:tr>
      <w:tr w:rsidR="00C91667" w:rsidRPr="00C367F6">
        <w:tc>
          <w:tcPr>
            <w:tcW w:w="1635" w:type="dxa"/>
            <w:tcBorders>
              <w:top w:val="single" w:sz="8" w:space="0" w:color="000000"/>
            </w:tcBorders>
            <w:tcMar>
              <w:top w:w="100" w:type="dxa"/>
              <w:left w:w="100" w:type="dxa"/>
              <w:bottom w:w="100" w:type="dxa"/>
              <w:right w:w="100" w:type="dxa"/>
            </w:tcMar>
          </w:tcPr>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Infliacija</w:t>
            </w:r>
          </w:p>
        </w:tc>
        <w:tc>
          <w:tcPr>
            <w:tcW w:w="1635" w:type="dxa"/>
            <w:tcBorders>
              <w:top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0.307</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(0.095)</w:t>
            </w:r>
          </w:p>
        </w:tc>
        <w:tc>
          <w:tcPr>
            <w:tcW w:w="1800" w:type="dxa"/>
            <w:tcBorders>
              <w:top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 xml:space="preserve"> 0.09</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(0.025)</w:t>
            </w:r>
          </w:p>
        </w:tc>
        <w:tc>
          <w:tcPr>
            <w:tcW w:w="2325" w:type="dxa"/>
            <w:tcBorders>
              <w:top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-0.006</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(0.002 )</w:t>
            </w:r>
          </w:p>
        </w:tc>
      </w:tr>
    </w:tbl>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Šiuo atveju gavome tiek statistiškai reikšmingesnius kintamuosius, tiek geresnes modelio specifikacijas (žiūrėti priedą A.5). Šiuo atveju vidutinis laikotarpis yra 7,7 ketvirčių, po krizės - 8,2 ketvirčių. Taipogi, gavome, kad šiame sektoriuje vidutiniškai 30% firmų keisdami kainas taiko nykščio taisyklę (</w:t>
      </w:r>
      <w:del w:id="163" w:author="DCelov" w:date="2015-11-29T22:18:00Z">
        <w:r w:rsidRPr="00C367F6" w:rsidDel="00D30DD9">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kainas apskaičiuoja remdamiesi buvusiomis kainomis). Vis dėlto, remiantis minėto Ernesto Virbicko darbais, šie įverčiai nėra tikslūs. </w:t>
      </w:r>
      <w:del w:id="164" w:author="DCelov" w:date="2015-11-29T22:18:00Z">
        <w:r w:rsidRPr="00C367F6" w:rsidDel="00D30DD9">
          <w:rPr>
            <w:rFonts w:ascii="Microsoft Sans Serif" w:eastAsia="Times New Roman" w:hAnsi="Microsoft Sans Serif" w:cs="Microsoft Sans Serif"/>
            <w:sz w:val="24"/>
            <w:szCs w:val="24"/>
            <w:lang w:val="lt-LT"/>
          </w:rPr>
          <w:delText>Vis dėlto</w:delText>
        </w:r>
      </w:del>
      <w:ins w:id="165" w:author="DCelov" w:date="2015-11-29T22:18:00Z">
        <w:r w:rsidR="00D30DD9">
          <w:rPr>
            <w:rFonts w:ascii="Microsoft Sans Serif" w:eastAsia="Times New Roman" w:hAnsi="Microsoft Sans Serif" w:cs="Microsoft Sans Serif"/>
            <w:sz w:val="24"/>
            <w:szCs w:val="24"/>
            <w:lang w:val="lt-LT"/>
          </w:rPr>
          <w:t>Be to</w:t>
        </w:r>
      </w:ins>
      <w:r w:rsidRPr="00C367F6">
        <w:rPr>
          <w:rFonts w:ascii="Microsoft Sans Serif" w:eastAsia="Times New Roman" w:hAnsi="Microsoft Sans Serif" w:cs="Microsoft Sans Serif"/>
          <w:sz w:val="24"/>
          <w:szCs w:val="24"/>
          <w:lang w:val="lt-LT"/>
        </w:rPr>
        <w:t>, 2 skyriuje minėjome, kad šis modelis yra gana jautrus prielaidoms. Todėl gautus koeficientų įverčių reikšmes negalime tiesiogiai interpretuoti, bet jie yra pakankamai informatyvus parodyti mus  dominančias sąvybes.</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Tiek infliacijos inercija, tiek šio sektoriaus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ir logaritmuoto kainų lygio skirtumai yra svarbūs einamojo laikotarpio infliacijai. Todėl galime numatyti, kaip tam tikra valstybės fiskalinė politika gali paveikti būsimo laikotarpio infliaciją. Be to, gavome svarbią išvadą - po krizės apdirbamosios pramonės sektoriaus įmonės pradėjo atsakingiau formuoti kainodarą ir vidutinis kainos gyvavimo laikotarpis pailgėjo. Viena iš priežasčių - infliacija po krizės vidutiniškai yra mažesnė nei buvo prieš krizę. Kita priežastis - prieš krizę ekonomika artėjo link perdegimo ir įmonėms kainas reikėjo perskaičiuoti daug dažniau. Be to, prieš krizę buvo daug lengviau gauti banko paskolą tiek vartojimui, tiek verslui. </w:t>
      </w:r>
      <w:del w:id="166" w:author="DCelov" w:date="2015-11-29T22:20:00Z">
        <w:r w:rsidRPr="00C367F6" w:rsidDel="00D30DD9">
          <w:rPr>
            <w:rFonts w:ascii="Microsoft Sans Serif" w:eastAsia="Times New Roman" w:hAnsi="Microsoft Sans Serif" w:cs="Microsoft Sans Serif"/>
            <w:sz w:val="24"/>
            <w:szCs w:val="24"/>
            <w:lang w:val="lt-LT"/>
          </w:rPr>
          <w:delText>Be to</w:delText>
        </w:r>
      </w:del>
      <w:ins w:id="167" w:author="DCelov" w:date="2015-11-29T22:20:00Z">
        <w:r w:rsidR="00D30DD9">
          <w:rPr>
            <w:rFonts w:ascii="Microsoft Sans Serif" w:eastAsia="Times New Roman" w:hAnsi="Microsoft Sans Serif" w:cs="Microsoft Sans Serif"/>
            <w:sz w:val="24"/>
            <w:szCs w:val="24"/>
            <w:lang w:val="lt-LT"/>
          </w:rPr>
          <w:t>Kartu</w:t>
        </w:r>
      </w:ins>
      <w:r w:rsidRPr="00C367F6">
        <w:rPr>
          <w:rFonts w:ascii="Microsoft Sans Serif" w:eastAsia="Times New Roman" w:hAnsi="Microsoft Sans Serif" w:cs="Microsoft Sans Serif"/>
          <w:sz w:val="24"/>
          <w:szCs w:val="24"/>
          <w:lang w:val="lt-LT"/>
        </w:rPr>
        <w:t xml:space="preserve">, galime įtarti, kad po krizės įmonės pradėjo elgtis atsargiau.  Taipogi, palyginus du sudarytus modelius gavome, kad pramonės sektoriaus firmos nustatinėdamos kainas remiasi platesniu požiūriu ir vietoje priešpaskutinio laikotarpio infliacijos atsižvelgia papildomai į trijų laikotarpių infliaciją. Šie rezultatai </w:t>
      </w:r>
      <w:r w:rsidRPr="00C367F6">
        <w:rPr>
          <w:rFonts w:ascii="Microsoft Sans Serif" w:eastAsia="Times New Roman" w:hAnsi="Microsoft Sans Serif" w:cs="Microsoft Sans Serif"/>
          <w:sz w:val="24"/>
          <w:szCs w:val="24"/>
          <w:lang w:val="lt-LT"/>
        </w:rPr>
        <w:lastRenderedPageBreak/>
        <w:t xml:space="preserve">patvirtina mūsų hipotezę, kad šio sektoriaus įmonės formuodamos savo kainas tai  daro atsakingiau ir remiasi ilgalaike kainodaros strategija. Galiausiai, nors paklaidos yra normalios, bet jų dispersija yra gana didelė. Tai galėjo atsitikti  dėl modelio prielaidų: supaprastintų kainų mechanizmo, neatsižvelgimo į informacijos trūkumą, uždaros ekonomikos atvejo ir sektoriaus aproksimacijos </w:t>
      </w:r>
      <w:del w:id="168" w:author="DCelov" w:date="2015-11-29T22:20:00Z">
        <w:r w:rsidRPr="00C367F6" w:rsidDel="00D30DD9">
          <w:rPr>
            <w:rFonts w:ascii="Microsoft Sans Serif" w:eastAsia="Times New Roman" w:hAnsi="Microsoft Sans Serif" w:cs="Microsoft Sans Serif"/>
            <w:sz w:val="24"/>
            <w:szCs w:val="24"/>
            <w:lang w:val="lt-LT"/>
          </w:rPr>
          <w:delText xml:space="preserve">per </w:delText>
        </w:r>
      </w:del>
      <w:ins w:id="169" w:author="DCelov" w:date="2015-11-29T22:20:00Z">
        <w:r w:rsidR="00D30DD9">
          <w:rPr>
            <w:rFonts w:ascii="Microsoft Sans Serif" w:eastAsia="Times New Roman" w:hAnsi="Microsoft Sans Serif" w:cs="Microsoft Sans Serif"/>
            <w:sz w:val="24"/>
            <w:szCs w:val="24"/>
            <w:lang w:val="lt-LT"/>
          </w:rPr>
          <w:t>taikant</w:t>
        </w:r>
        <w:r w:rsidR="00D30DD9"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Cobb - Douglas technologiją. </w:t>
      </w:r>
    </w:p>
    <w:p w:rsidR="00C91667" w:rsidRPr="00C367F6" w:rsidRDefault="00E63D23">
      <w:pPr>
        <w:pStyle w:val="Heading3"/>
        <w:spacing w:after="0" w:line="360" w:lineRule="auto"/>
        <w:contextualSpacing w:val="0"/>
        <w:rPr>
          <w:rFonts w:ascii="Microsoft Sans Serif" w:hAnsi="Microsoft Sans Serif" w:cs="Microsoft Sans Serif"/>
          <w:lang w:val="lt-LT"/>
        </w:rPr>
      </w:pPr>
      <w:bookmarkStart w:id="170" w:name="h.uz6py8kevsip" w:colFirst="0" w:colLast="0"/>
      <w:bookmarkStart w:id="171" w:name="_Toc436578926"/>
      <w:bookmarkEnd w:id="170"/>
      <w:r w:rsidRPr="00C367F6">
        <w:rPr>
          <w:rFonts w:ascii="Microsoft Sans Serif" w:eastAsia="Times New Roman" w:hAnsi="Microsoft Sans Serif" w:cs="Microsoft Sans Serif"/>
          <w:sz w:val="24"/>
          <w:szCs w:val="24"/>
          <w:lang w:val="lt-LT"/>
        </w:rPr>
        <w:t>5.1.2 Naujųjų Keinsistų Filipso kreivės modelio taikymas paslaugų sektoriaus duomenims</w:t>
      </w:r>
      <w:bookmarkEnd w:id="171"/>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Tikriname išsikeltas prielaidas, kad turimas modelis yra tinkamas paaiškinti paslaugų sektoriaus infliacijos  pokyčius. Pirmiausiai, šiame modelyje naudosime </w:t>
      </w:r>
      <m:oMath>
        <m:sSub>
          <m:sSubPr>
            <m:ctrlPr>
              <w:rPr>
                <w:rFonts w:ascii="Microsoft Sans Serif" w:eastAsia="Times New Roman" w:hAnsi="Microsoft Sans Serif" w:cs="Microsoft Sans Serif"/>
                <w:sz w:val="24"/>
                <w:szCs w:val="24"/>
                <w:lang w:val="lt-LT"/>
              </w:rPr>
            </m:ctrlPr>
          </m:sSubPr>
          <m:e>
            <w:ins w:id="172" w:author="DCelov" w:date="2015-11-29T22:21:00Z">
              <m:r>
                <w:rPr>
                  <w:rFonts w:ascii="Cambria Math" w:eastAsia="Times New Roman" w:hAnsi="Cambria Math" w:cs="Microsoft Sans Serif"/>
                  <w:sz w:val="24"/>
                  <w:szCs w:val="24"/>
                  <w:lang w:val="lt-LT"/>
                </w:rPr>
                <m:t>π</m:t>
              </m:r>
            </w:ins>
          </m:e>
          <m:sub>
            <m:r>
              <w:rPr>
                <w:rFonts w:ascii="Cambria Math" w:eastAsia="Times New Roman" w:hAnsi="Cambria Math" w:cs="Cambria Math"/>
                <w:sz w:val="24"/>
                <w:szCs w:val="24"/>
                <w:lang w:val="lt-LT"/>
              </w:rPr>
              <m:t>t</m:t>
            </m:r>
            <m:r>
              <w:rPr>
                <w:rFonts w:ascii="Microsoft Sans Serif" w:eastAsia="Times New Roman" w:hAnsi="Microsoft Sans Serif" w:cs="Microsoft Sans Serif"/>
                <w:sz w:val="24"/>
                <w:szCs w:val="24"/>
                <w:lang w:val="lt-LT"/>
              </w:rPr>
              <m:t xml:space="preserve"> -1</m:t>
            </m:r>
          </m:sub>
        </m:sSub>
      </m:oMath>
      <w:r w:rsidRPr="00C367F6">
        <w:rPr>
          <w:rFonts w:ascii="Microsoft Sans Serif" w:eastAsia="Times New Roman" w:hAnsi="Microsoft Sans Serif" w:cs="Microsoft Sans Serif"/>
          <w:sz w:val="24"/>
          <w:szCs w:val="24"/>
          <w:lang w:val="lt-LT"/>
        </w:rPr>
        <w:t xml:space="preserve"> , kaip ir gavome antrame skyriuje. Tai buvo matyti tiek iš atliktų bandymų, tiek ir ekonomine prasme</w:t>
      </w:r>
      <w:ins w:id="173" w:author="DCelov" w:date="2015-11-29T22:21:00Z">
        <w:r w:rsidR="00280915">
          <w:rPr>
            <w:rFonts w:ascii="Microsoft Sans Serif" w:eastAsia="Times New Roman" w:hAnsi="Microsoft Sans Serif" w:cs="Microsoft Sans Serif"/>
            <w:sz w:val="24"/>
            <w:szCs w:val="24"/>
            <w:lang w:val="lt-LT"/>
          </w:rPr>
          <w:t xml:space="preserve"> </w:t>
        </w:r>
      </w:ins>
      <w:del w:id="174" w:author="DCelov" w:date="2015-11-29T22:21:00Z">
        <w:r w:rsidRPr="00C367F6" w:rsidDel="00280915">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paslaugų kainas galima keisti daug lengviau, nes paslaugos nėra sandėliuojamos. Todėl užlaikymas turėtų būti mažesnis nei pramonės sektoriaus atveju. Be to, šį karta žyminio kintamojo skirto krizei neįtraukėme - pirmiausiai dėl to, kad 4 skyriuje matėme krizė turėjo kitokią įtaką šitam sektoriui nei pramonei. Antra, testuojant nebuvo rasta jokio sąryšio, kas ir patvirtino pirmines išvadas.  Taigi, turime antrame skyriuje gautą modelį:</w:t>
      </w:r>
    </w:p>
    <w:tbl>
      <w:tblPr>
        <w:tblStyle w:val="ad"/>
        <w:tblW w:w="9015" w:type="dxa"/>
        <w:jc w:val="center"/>
        <w:tblLayout w:type="fixed"/>
        <w:tblLook w:val="0600"/>
      </w:tblPr>
      <w:tblGrid>
        <w:gridCol w:w="630"/>
        <w:gridCol w:w="7710"/>
        <w:gridCol w:w="675"/>
      </w:tblGrid>
      <w:tr w:rsidR="00C91667" w:rsidRPr="00C367F6">
        <w:trPr>
          <w:jc w:val="center"/>
        </w:trPr>
        <w:tc>
          <w:tcPr>
            <w:tcW w:w="630"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tc>
        <w:tc>
          <w:tcPr>
            <w:tcW w:w="771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794000" cy="2032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cstate="print"/>
                          <a:srcRect/>
                          <a:stretch>
                            <a:fillRect/>
                          </a:stretch>
                        </pic:blipFill>
                        <pic:spPr>
                          <a:xfrm>
                            <a:off x="0" y="0"/>
                            <a:ext cx="2794000" cy="2032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(13)</w:t>
            </w:r>
          </w:p>
        </w:tc>
      </w:tr>
    </w:tbl>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Gauti modelio įverčiai</w:t>
      </w:r>
    </w:p>
    <w:tbl>
      <w:tblPr>
        <w:tblStyle w:val="ae"/>
        <w:tblW w:w="4905" w:type="dxa"/>
        <w:tblBorders>
          <w:top w:val="nil"/>
          <w:left w:val="nil"/>
          <w:bottom w:val="nil"/>
          <w:right w:val="nil"/>
          <w:insideH w:val="nil"/>
          <w:insideV w:val="nil"/>
        </w:tblBorders>
        <w:tblLayout w:type="fixed"/>
        <w:tblLook w:val="0600"/>
      </w:tblPr>
      <w:tblGrid>
        <w:gridCol w:w="1635"/>
        <w:gridCol w:w="1635"/>
        <w:gridCol w:w="1635"/>
      </w:tblGrid>
      <w:tr w:rsidR="00C91667" w:rsidRPr="00C367F6">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4300" cy="889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4" cstate="print"/>
                          <a:srcRect/>
                          <a:stretch>
                            <a:fillRect/>
                          </a:stretch>
                        </pic:blipFill>
                        <pic:spPr>
                          <a:xfrm>
                            <a:off x="0" y="0"/>
                            <a:ext cx="114300" cy="88900"/>
                          </a:xfrm>
                          <a:prstGeom prst="rect">
                            <a:avLst/>
                          </a:prstGeom>
                          <a:ln/>
                        </pic:spPr>
                      </pic:pic>
                    </a:graphicData>
                  </a:graphic>
                </wp:inline>
              </w:drawing>
            </w: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889000" cy="1778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cstate="print"/>
                          <a:srcRect/>
                          <a:stretch>
                            <a:fillRect/>
                          </a:stretch>
                        </pic:blipFill>
                        <pic:spPr>
                          <a:xfrm>
                            <a:off x="0" y="0"/>
                            <a:ext cx="889000" cy="177800"/>
                          </a:xfrm>
                          <a:prstGeom prst="rect">
                            <a:avLst/>
                          </a:prstGeom>
                          <a:ln/>
                        </pic:spPr>
                      </pic:pic>
                    </a:graphicData>
                  </a:graphic>
                </wp:inline>
              </w:drawing>
            </w:r>
          </w:p>
        </w:tc>
      </w:tr>
      <w:tr w:rsidR="00C91667" w:rsidRPr="00C367F6">
        <w:tc>
          <w:tcPr>
            <w:tcW w:w="1635" w:type="dxa"/>
            <w:tcMar>
              <w:top w:w="100" w:type="dxa"/>
              <w:left w:w="100" w:type="dxa"/>
              <w:bottom w:w="100" w:type="dxa"/>
              <w:right w:w="100" w:type="dxa"/>
            </w:tcMar>
          </w:tcPr>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Infliacija</w:t>
            </w:r>
          </w:p>
        </w:tc>
        <w:tc>
          <w:tcPr>
            <w:tcW w:w="1635" w:type="dxa"/>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 xml:space="preserve"> 0.89</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(0.09)</w:t>
            </w:r>
          </w:p>
        </w:tc>
        <w:tc>
          <w:tcPr>
            <w:tcW w:w="1635"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0.00008</w:t>
            </w:r>
          </w:p>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(0.0005)</w:t>
            </w:r>
          </w:p>
          <w:p w:rsidR="00C91667" w:rsidRPr="00C367F6" w:rsidRDefault="00C91667">
            <w:pPr>
              <w:pStyle w:val="Normal1"/>
              <w:widowControl w:val="0"/>
              <w:spacing w:after="0" w:line="360" w:lineRule="auto"/>
              <w:rPr>
                <w:rFonts w:ascii="Microsoft Sans Serif" w:hAnsi="Microsoft Sans Serif" w:cs="Microsoft Sans Serif"/>
                <w:lang w:val="lt-LT"/>
              </w:rPr>
            </w:pP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Gavome, kad antrasis modelio kintamasis yra </w:t>
      </w:r>
      <w:del w:id="175" w:author="DCelov" w:date="2015-11-29T22:22:00Z">
        <w:r w:rsidRPr="00C367F6" w:rsidDel="00280915">
          <w:rPr>
            <w:rFonts w:ascii="Microsoft Sans Serif" w:eastAsia="Times New Roman" w:hAnsi="Microsoft Sans Serif" w:cs="Microsoft Sans Serif"/>
            <w:sz w:val="24"/>
            <w:szCs w:val="24"/>
            <w:lang w:val="lt-LT"/>
          </w:rPr>
          <w:delText xml:space="preserve">visiškai </w:delText>
        </w:r>
      </w:del>
      <w:ins w:id="176" w:author="DCelov" w:date="2015-11-29T22:22:00Z">
        <w:r w:rsidR="00280915">
          <w:rPr>
            <w:rFonts w:ascii="Microsoft Sans Serif" w:eastAsia="Times New Roman" w:hAnsi="Microsoft Sans Serif" w:cs="Microsoft Sans Serif"/>
            <w:sz w:val="24"/>
            <w:szCs w:val="24"/>
            <w:lang w:val="lt-LT"/>
          </w:rPr>
          <w:t>statistiškai</w:t>
        </w:r>
        <w:r w:rsidR="00280915"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nereikšmingas. Tai prieštarauja mūsų darytoms </w:t>
      </w:r>
      <w:del w:id="177" w:author="DCelov" w:date="2015-11-29T22:22:00Z">
        <w:r w:rsidRPr="00C367F6" w:rsidDel="00280915">
          <w:rPr>
            <w:rFonts w:ascii="Microsoft Sans Serif" w:eastAsia="Times New Roman" w:hAnsi="Microsoft Sans Serif" w:cs="Microsoft Sans Serif"/>
            <w:sz w:val="24"/>
            <w:szCs w:val="24"/>
            <w:lang w:val="lt-LT"/>
          </w:rPr>
          <w:delText>išvadoms</w:delText>
        </w:r>
      </w:del>
      <w:ins w:id="178" w:author="DCelov" w:date="2015-11-29T22:22:00Z">
        <w:r w:rsidR="00280915">
          <w:rPr>
            <w:rFonts w:ascii="Microsoft Sans Serif" w:eastAsia="Times New Roman" w:hAnsi="Microsoft Sans Serif" w:cs="Microsoft Sans Serif"/>
            <w:sz w:val="24"/>
            <w:szCs w:val="24"/>
            <w:lang w:val="lt-LT"/>
          </w:rPr>
          <w:t>prielaidoms</w:t>
        </w:r>
      </w:ins>
      <w:r w:rsidRPr="00C367F6">
        <w:rPr>
          <w:rFonts w:ascii="Microsoft Sans Serif" w:eastAsia="Times New Roman" w:hAnsi="Microsoft Sans Serif" w:cs="Microsoft Sans Serif"/>
          <w:sz w:val="24"/>
          <w:szCs w:val="24"/>
          <w:lang w:val="lt-LT"/>
        </w:rPr>
        <w:t xml:space="preserve">, todėl hipotezę, kad (13) tinka paslaugų sektoriaus infliacijai </w:t>
      </w:r>
      <w:ins w:id="179" w:author="DCelov" w:date="2015-11-29T22:23:00Z">
        <w:r w:rsidR="00280915">
          <w:rPr>
            <w:rFonts w:ascii="Microsoft Sans Serif" w:eastAsia="Times New Roman" w:hAnsi="Microsoft Sans Serif" w:cs="Microsoft Sans Serif"/>
            <w:sz w:val="24"/>
            <w:szCs w:val="24"/>
            <w:lang w:val="lt-LT"/>
          </w:rPr>
          <w:t>ne</w:t>
        </w:r>
      </w:ins>
      <w:r w:rsidRPr="00C367F6">
        <w:rPr>
          <w:rFonts w:ascii="Microsoft Sans Serif" w:eastAsia="Times New Roman" w:hAnsi="Microsoft Sans Serif" w:cs="Microsoft Sans Serif"/>
          <w:sz w:val="24"/>
          <w:szCs w:val="24"/>
          <w:lang w:val="lt-LT"/>
        </w:rPr>
        <w:t xml:space="preserve">turime </w:t>
      </w:r>
      <w:del w:id="180" w:author="DCelov" w:date="2015-11-29T22:23:00Z">
        <w:r w:rsidRPr="00C367F6" w:rsidDel="00280915">
          <w:rPr>
            <w:rFonts w:ascii="Microsoft Sans Serif" w:eastAsia="Times New Roman" w:hAnsi="Microsoft Sans Serif" w:cs="Microsoft Sans Serif"/>
            <w:sz w:val="24"/>
            <w:szCs w:val="24"/>
            <w:lang w:val="lt-LT"/>
          </w:rPr>
          <w:delText>atmesti</w:delText>
        </w:r>
      </w:del>
      <w:ins w:id="181" w:author="DCelov" w:date="2015-11-29T22:23:00Z">
        <w:r w:rsidR="00280915">
          <w:rPr>
            <w:rFonts w:ascii="Microsoft Sans Serif" w:eastAsia="Times New Roman" w:hAnsi="Microsoft Sans Serif" w:cs="Microsoft Sans Serif"/>
            <w:sz w:val="24"/>
            <w:szCs w:val="24"/>
            <w:lang w:val="lt-LT"/>
          </w:rPr>
          <w:t>statistinio pagrindo priimti</w:t>
        </w:r>
      </w:ins>
      <w:r w:rsidRPr="00C367F6">
        <w:rPr>
          <w:rFonts w:ascii="Microsoft Sans Serif" w:eastAsia="Times New Roman" w:hAnsi="Microsoft Sans Serif" w:cs="Microsoft Sans Serif"/>
          <w:sz w:val="24"/>
          <w:szCs w:val="24"/>
          <w:lang w:val="lt-LT"/>
        </w:rPr>
        <w:t>.</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Tarkime, kad paslaugų kainos remiasi kita </w:t>
      </w:r>
      <w:ins w:id="182" w:author="DCelov" w:date="2015-11-29T22:24:00Z">
        <w:r w:rsidR="007824D4">
          <w:rPr>
            <w:rFonts w:ascii="Microsoft Sans Serif" w:eastAsia="Times New Roman" w:hAnsi="Microsoft Sans Serif" w:cs="Microsoft Sans Serif"/>
            <w:sz w:val="24"/>
            <w:szCs w:val="24"/>
            <w:lang w:val="lt-LT"/>
          </w:rPr>
          <w:t>e</w:t>
        </w:r>
      </w:ins>
      <w:del w:id="183" w:author="DCelov" w:date="2015-11-29T22:24:00Z">
        <w:r w:rsidRPr="00C367F6" w:rsidDel="007824D4">
          <w:rPr>
            <w:rFonts w:ascii="Microsoft Sans Serif" w:eastAsia="Times New Roman" w:hAnsi="Microsoft Sans Serif" w:cs="Microsoft Sans Serif"/>
            <w:sz w:val="24"/>
            <w:szCs w:val="24"/>
            <w:lang w:val="lt-LT"/>
          </w:rPr>
          <w:delText>E</w:delText>
        </w:r>
      </w:del>
      <w:r w:rsidRPr="00C367F6">
        <w:rPr>
          <w:rFonts w:ascii="Microsoft Sans Serif" w:eastAsia="Times New Roman" w:hAnsi="Microsoft Sans Serif" w:cs="Microsoft Sans Serif"/>
          <w:sz w:val="24"/>
          <w:szCs w:val="24"/>
          <w:lang w:val="lt-LT"/>
        </w:rPr>
        <w:t>uristine praeities kainodara, taip, kad turime lygtį:</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 </w:t>
      </w:r>
    </w:p>
    <w:tbl>
      <w:tblPr>
        <w:tblStyle w:val="af"/>
        <w:tblW w:w="9015" w:type="dxa"/>
        <w:tblLayout w:type="fixed"/>
        <w:tblLook w:val="0600"/>
      </w:tblPr>
      <w:tblGrid>
        <w:gridCol w:w="540"/>
        <w:gridCol w:w="7800"/>
        <w:gridCol w:w="675"/>
      </w:tblGrid>
      <w:tr w:rsidR="00C91667" w:rsidRPr="00C367F6">
        <w:tc>
          <w:tcPr>
            <w:tcW w:w="54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80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933700" cy="203200"/>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9" cstate="print"/>
                          <a:srcRect/>
                          <a:stretch>
                            <a:fillRect/>
                          </a:stretch>
                        </pic:blipFill>
                        <pic:spPr>
                          <a:xfrm>
                            <a:off x="0" y="0"/>
                            <a:ext cx="2933700" cy="2032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(14)</w:t>
            </w:r>
          </w:p>
        </w:tc>
      </w:tr>
    </w:tbl>
    <w:p w:rsidR="00C91667" w:rsidRPr="00C367F6" w:rsidRDefault="00C91667">
      <w:pPr>
        <w:pStyle w:val="Normal1"/>
        <w:spacing w:after="0" w:line="360" w:lineRule="auto"/>
        <w:ind w:firstLine="279"/>
        <w:jc w:val="both"/>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Šia lygtimi tariame, kad infliacija priklauso ne nuo realios vieneto darbo kainos ir kainų lygio skirtumo, bet nuo jų skirtumo skirtumų. Tiksliau sakant infliacijos pokyčiai yra jautrūs impulsams. Viena iš priežasčių, kuri leidžia sudaryti šį modelį: kitame skyriuje pastebėtas volatilumas. Sudarome hipotezę</w:t>
      </w:r>
      <w:del w:id="184" w:author="DCelov" w:date="2015-11-29T22:24:00Z">
        <w:r w:rsidRPr="00C367F6" w:rsidDel="007824D4">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kad paslaugų kainos yra reikšmingai veikiamos RULC impulsų (</w:t>
      </w:r>
      <w:del w:id="185" w:author="DCelov" w:date="2015-11-29T22:24:00Z">
        <w:r w:rsidRPr="00C367F6" w:rsidDel="007824D4">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tai matyti iš (17) lygties)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Atliekame keletą paprastų pertvarkymų su (14):</w:t>
      </w:r>
    </w:p>
    <w:tbl>
      <w:tblPr>
        <w:tblStyle w:val="af0"/>
        <w:tblW w:w="9015" w:type="dxa"/>
        <w:jc w:val="center"/>
        <w:tblLayout w:type="fixed"/>
        <w:tblLook w:val="0600"/>
      </w:tblPr>
      <w:tblGrid>
        <w:gridCol w:w="540"/>
        <w:gridCol w:w="7800"/>
        <w:gridCol w:w="675"/>
      </w:tblGrid>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80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797300" cy="203200"/>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cstate="print"/>
                          <a:srcRect/>
                          <a:stretch>
                            <a:fillRect/>
                          </a:stretch>
                        </pic:blipFill>
                        <pic:spPr>
                          <a:xfrm>
                            <a:off x="0" y="0"/>
                            <a:ext cx="3797300" cy="2032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(15)</w:t>
            </w:r>
          </w:p>
        </w:tc>
      </w:tr>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80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721100" cy="203200"/>
                  <wp:effectExtent l="0" t="0" r="0" b="0"/>
                  <wp:docPr id="6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51" cstate="print"/>
                          <a:srcRect/>
                          <a:stretch>
                            <a:fillRect/>
                          </a:stretch>
                        </pic:blipFill>
                        <pic:spPr>
                          <a:xfrm>
                            <a:off x="0" y="0"/>
                            <a:ext cx="3721100" cy="2032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(16)</w:t>
            </w:r>
          </w:p>
        </w:tc>
      </w:tr>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80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505200" cy="2032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2" cstate="print"/>
                          <a:srcRect/>
                          <a:stretch>
                            <a:fillRect/>
                          </a:stretch>
                        </pic:blipFill>
                        <pic:spPr>
                          <a:xfrm>
                            <a:off x="0" y="0"/>
                            <a:ext cx="3505200" cy="2032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(17)</w:t>
            </w: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Taigi, gauname, kad laikotarpio t infliacijos kintamasis priklauso nuo praeito laikotarpio infliacijos ir praeito laikotarpio paslaugų sektoriaus RULC skirtumo. Taigi, naudodamiesi (17) lygtimi skaičiuojame koeficientus.</w:t>
      </w:r>
    </w:p>
    <w:p w:rsidR="00C91667" w:rsidRPr="00C367F6" w:rsidDel="007824D4" w:rsidRDefault="00C91667">
      <w:pPr>
        <w:pStyle w:val="Normal1"/>
        <w:spacing w:after="0" w:line="360" w:lineRule="auto"/>
        <w:rPr>
          <w:del w:id="186" w:author="DCelov" w:date="2015-11-29T22:26:00Z"/>
          <w:rFonts w:ascii="Microsoft Sans Serif" w:hAnsi="Microsoft Sans Serif" w:cs="Microsoft Sans Serif"/>
          <w:lang w:val="lt-LT"/>
        </w:rPr>
      </w:pPr>
    </w:p>
    <w:p w:rsidR="00C91667" w:rsidRPr="00C367F6" w:rsidDel="007824D4" w:rsidRDefault="00C91667">
      <w:pPr>
        <w:pStyle w:val="Normal1"/>
        <w:spacing w:after="0" w:line="360" w:lineRule="auto"/>
        <w:rPr>
          <w:del w:id="187" w:author="DCelov" w:date="2015-11-29T22:26:00Z"/>
          <w:rFonts w:ascii="Microsoft Sans Serif" w:hAnsi="Microsoft Sans Serif" w:cs="Microsoft Sans Serif"/>
          <w:lang w:val="lt-LT"/>
        </w:rPr>
      </w:pPr>
    </w:p>
    <w:p w:rsidR="00C91667" w:rsidRPr="00C367F6" w:rsidDel="007824D4" w:rsidRDefault="00E63D23">
      <w:pPr>
        <w:pStyle w:val="Normal1"/>
        <w:spacing w:after="0" w:line="360" w:lineRule="auto"/>
        <w:rPr>
          <w:del w:id="188" w:author="DCelov" w:date="2015-11-29T22:26:00Z"/>
          <w:rFonts w:ascii="Microsoft Sans Serif" w:hAnsi="Microsoft Sans Serif" w:cs="Microsoft Sans Serif"/>
          <w:lang w:val="lt-LT"/>
        </w:rPr>
      </w:pPr>
      <w:del w:id="189" w:author="DCelov" w:date="2015-11-29T22:26:00Z">
        <w:r w:rsidRPr="00C367F6" w:rsidDel="007824D4">
          <w:rPr>
            <w:rFonts w:ascii="Microsoft Sans Serif" w:eastAsia="Times New Roman" w:hAnsi="Microsoft Sans Serif" w:cs="Microsoft Sans Serif"/>
            <w:lang w:val="lt-LT"/>
          </w:rPr>
          <w:delText xml:space="preserve"> </w:delText>
        </w:r>
      </w:del>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Gauti modelio įverčiai</w:t>
      </w:r>
    </w:p>
    <w:tbl>
      <w:tblPr>
        <w:tblStyle w:val="af1"/>
        <w:tblW w:w="9075" w:type="dxa"/>
        <w:tblBorders>
          <w:top w:val="nil"/>
          <w:left w:val="nil"/>
          <w:bottom w:val="nil"/>
          <w:right w:val="nil"/>
          <w:insideH w:val="nil"/>
          <w:insideV w:val="nil"/>
        </w:tblBorders>
        <w:tblLayout w:type="fixed"/>
        <w:tblLook w:val="0600"/>
      </w:tblPr>
      <w:tblGrid>
        <w:gridCol w:w="1635"/>
        <w:gridCol w:w="3165"/>
        <w:gridCol w:w="4275"/>
      </w:tblGrid>
      <w:tr w:rsidR="00C91667" w:rsidRPr="00C367F6">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316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270000" cy="1778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cstate="print"/>
                          <a:srcRect/>
                          <a:stretch>
                            <a:fillRect/>
                          </a:stretch>
                        </pic:blipFill>
                        <pic:spPr>
                          <a:xfrm>
                            <a:off x="0" y="0"/>
                            <a:ext cx="1270000" cy="177800"/>
                          </a:xfrm>
                          <a:prstGeom prst="rect">
                            <a:avLst/>
                          </a:prstGeom>
                          <a:ln/>
                        </pic:spPr>
                      </pic:pic>
                    </a:graphicData>
                  </a:graphic>
                </wp:inline>
              </w:drawing>
            </w:r>
          </w:p>
        </w:tc>
        <w:tc>
          <w:tcPr>
            <w:tcW w:w="427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889000" cy="177800"/>
                  <wp:effectExtent l="0" t="0" r="0" b="0"/>
                  <wp:docPr id="109"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44" cstate="print"/>
                          <a:srcRect/>
                          <a:stretch>
                            <a:fillRect/>
                          </a:stretch>
                        </pic:blipFill>
                        <pic:spPr>
                          <a:xfrm>
                            <a:off x="0" y="0"/>
                            <a:ext cx="889000" cy="177800"/>
                          </a:xfrm>
                          <a:prstGeom prst="rect">
                            <a:avLst/>
                          </a:prstGeom>
                          <a:ln/>
                        </pic:spPr>
                      </pic:pic>
                    </a:graphicData>
                  </a:graphic>
                </wp:inline>
              </w:drawing>
            </w:r>
          </w:p>
        </w:tc>
      </w:tr>
      <w:tr w:rsidR="00C91667" w:rsidRPr="00C367F6">
        <w:tc>
          <w:tcPr>
            <w:tcW w:w="1635" w:type="dxa"/>
            <w:tcMar>
              <w:top w:w="100" w:type="dxa"/>
              <w:left w:w="100" w:type="dxa"/>
              <w:bottom w:w="100" w:type="dxa"/>
              <w:right w:w="100" w:type="dxa"/>
            </w:tcMar>
          </w:tcPr>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Infliacija</w:t>
            </w:r>
          </w:p>
        </w:tc>
        <w:tc>
          <w:tcPr>
            <w:tcW w:w="3165" w:type="dxa"/>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0.77</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(0.086)</w:t>
            </w:r>
          </w:p>
        </w:tc>
        <w:tc>
          <w:tcPr>
            <w:tcW w:w="4275"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0.094</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(0.036)</w:t>
            </w:r>
          </w:p>
          <w:p w:rsidR="00C91667" w:rsidRPr="00C367F6" w:rsidRDefault="00C91667">
            <w:pPr>
              <w:pStyle w:val="Normal1"/>
              <w:widowControl w:val="0"/>
              <w:spacing w:after="0" w:line="360" w:lineRule="auto"/>
              <w:rPr>
                <w:rFonts w:ascii="Microsoft Sans Serif" w:hAnsi="Microsoft Sans Serif" w:cs="Microsoft Sans Serif"/>
                <w:lang w:val="lt-LT"/>
              </w:rPr>
            </w:pPr>
          </w:p>
        </w:tc>
      </w:tr>
    </w:tbl>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Gauname statistiškai reikšmingus modelio įverčius ir liekanos - baltasis triukšmas. Tada atlikę  perstatymus gauname, kad </w:t>
      </w:r>
      <w:r w:rsidRPr="00C367F6">
        <w:rPr>
          <w:rFonts w:ascii="Microsoft Sans Serif" w:hAnsi="Microsoft Sans Serif" w:cs="Microsoft Sans Serif"/>
          <w:noProof/>
          <w:lang w:val="lt-LT" w:eastAsia="en-US"/>
        </w:rPr>
        <w:drawing>
          <wp:inline distT="19050" distB="19050" distL="19050" distR="19050">
            <wp:extent cx="76200" cy="1397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cstate="print"/>
                    <a:srcRect/>
                    <a:stretch>
                      <a:fillRect/>
                    </a:stretch>
                  </pic:blipFill>
                  <pic:spPr>
                    <a:xfrm>
                      <a:off x="0" y="0"/>
                      <a:ext cx="76200" cy="1397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 0,89</w:t>
      </w:r>
      <w:del w:id="190" w:author="DCelov" w:date="2015-11-29T22:26:00Z">
        <w:r w:rsidRPr="00C367F6" w:rsidDel="007824D4">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 tada mus dominantis vidutinis laikotarpis yra 9,2 ketvirčių. Šis gautas rezultatas yra arčiau tiesos, bet jis vis dar per didelis remiantis apklausomis. Tai įtarėme jau antrame skyriuje. Taipogi, gavome, kad vidutiniškai 67% procentai firmų perskaičiuodamos kainas remiasi praeities kainomis. Atsižvelgus į minėtas prielaidas kurias taikėme sudarant modelį galime tarti, kad gavome pakankamai logišką skaičių reiškiantį, kad mūsų tiriami kintamieji yra reikšmingi </w:t>
      </w:r>
      <w:r w:rsidRPr="00C367F6">
        <w:rPr>
          <w:rFonts w:ascii="Microsoft Sans Serif" w:eastAsia="Times New Roman" w:hAnsi="Microsoft Sans Serif" w:cs="Microsoft Sans Serif"/>
          <w:sz w:val="24"/>
          <w:szCs w:val="24"/>
          <w:lang w:val="lt-LT"/>
        </w:rPr>
        <w:lastRenderedPageBreak/>
        <w:t xml:space="preserve">ir ekonomiškai pagrįsti. Taigi, gavome, kad paslaugų sektoriaus infliacija reikšmingai priklauso nuo praeito ketvirčio infliacijos ir praeito ketvirčio pramonės sektoriaus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skirtumų.  Gauname, kad paslaugų infliacija yra veikiama impulsų, todėl ją prognozuoti yra sunkiau</w:t>
      </w:r>
      <w:ins w:id="191" w:author="DCelov" w:date="2015-11-29T22:27:00Z">
        <w:r w:rsidR="007824D4">
          <w:rPr>
            <w:rFonts w:ascii="Microsoft Sans Serif" w:eastAsia="Times New Roman" w:hAnsi="Microsoft Sans Serif" w:cs="Microsoft Sans Serif"/>
            <w:sz w:val="24"/>
            <w:szCs w:val="24"/>
            <w:lang w:val="lt-LT"/>
          </w:rPr>
          <w:t>, ypač vidutiniu laikotarpiu</w:t>
        </w:r>
      </w:ins>
      <w:r w:rsidRPr="00C367F6">
        <w:rPr>
          <w:rFonts w:ascii="Microsoft Sans Serif" w:eastAsia="Times New Roman" w:hAnsi="Microsoft Sans Serif" w:cs="Microsoft Sans Serif"/>
          <w:sz w:val="24"/>
          <w:szCs w:val="24"/>
          <w:lang w:val="lt-LT"/>
        </w:rPr>
        <w:t xml:space="preserve">. </w:t>
      </w:r>
    </w:p>
    <w:p w:rsidR="00C91667" w:rsidRPr="00C367F6" w:rsidRDefault="00E63D23">
      <w:pPr>
        <w:pStyle w:val="Heading3"/>
        <w:spacing w:after="0" w:line="360" w:lineRule="auto"/>
        <w:contextualSpacing w:val="0"/>
        <w:rPr>
          <w:rFonts w:ascii="Microsoft Sans Serif" w:hAnsi="Microsoft Sans Serif" w:cs="Microsoft Sans Serif"/>
          <w:lang w:val="lt-LT"/>
        </w:rPr>
      </w:pPr>
      <w:bookmarkStart w:id="192" w:name="h.jrkf26wb1wht" w:colFirst="0" w:colLast="0"/>
      <w:bookmarkStart w:id="193" w:name="_Toc436578927"/>
      <w:bookmarkEnd w:id="192"/>
      <w:r w:rsidRPr="00C367F6">
        <w:rPr>
          <w:rFonts w:ascii="Microsoft Sans Serif" w:eastAsia="Times New Roman" w:hAnsi="Microsoft Sans Serif" w:cs="Microsoft Sans Serif"/>
          <w:sz w:val="24"/>
          <w:szCs w:val="24"/>
          <w:lang w:val="lt-LT"/>
        </w:rPr>
        <w:t>5.1.3 Naujųjų Keinsistų Filipso kreivės modelio taikymo tarp skirtingų sektorių palyginimas</w:t>
      </w:r>
      <w:bookmarkEnd w:id="193"/>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Pirmiausiai, reikia atsižvelgti į tai, kad pramonės atveju į modelį įtraukė praeitų antro, trečio ir ketvirto ketvirčių infliacijos sumą, o paslaugų atveju - turėtas modelis neatitiko ir atlikus modifikaciją gavome, kad paslaugų kainų infliacija reikšmingai priklauso nuo praeito laikotarpio infliacijos ir pramonės sektoriaus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pokyčių praeitame ketvirtyje. Nors </w:t>
      </w:r>
      <w:del w:id="194" w:author="DCelov" w:date="2015-11-29T22:28:00Z">
        <w:r w:rsidRPr="00C367F6" w:rsidDel="007824D4">
          <w:rPr>
            <w:rFonts w:ascii="Microsoft Sans Serif" w:eastAsia="Times New Roman" w:hAnsi="Microsoft Sans Serif" w:cs="Microsoft Sans Serif"/>
            <w:sz w:val="24"/>
            <w:szCs w:val="24"/>
            <w:lang w:val="lt-LT"/>
          </w:rPr>
          <w:delText>i</w:delText>
        </w:r>
      </w:del>
      <w:r w:rsidRPr="00C367F6">
        <w:rPr>
          <w:rFonts w:ascii="Microsoft Sans Serif" w:eastAsia="Times New Roman" w:hAnsi="Microsoft Sans Serif" w:cs="Microsoft Sans Serif"/>
          <w:sz w:val="24"/>
          <w:szCs w:val="24"/>
          <w:lang w:val="lt-LT"/>
        </w:rPr>
        <w:t>š</w:t>
      </w:r>
      <w:ins w:id="195" w:author="DCelov" w:date="2015-11-29T22:28:00Z">
        <w:r w:rsidR="007824D4">
          <w:rPr>
            <w:rFonts w:ascii="Microsoft Sans Serif" w:eastAsia="Times New Roman" w:hAnsi="Microsoft Sans Serif" w:cs="Microsoft Sans Serif"/>
            <w:sz w:val="24"/>
            <w:szCs w:val="24"/>
            <w:lang w:val="lt-LT"/>
          </w:rPr>
          <w:t>ie</w:t>
        </w:r>
      </w:ins>
      <w:r w:rsidRPr="00C367F6">
        <w:rPr>
          <w:rFonts w:ascii="Microsoft Sans Serif" w:eastAsia="Times New Roman" w:hAnsi="Microsoft Sans Serif" w:cs="Microsoft Sans Serif"/>
          <w:sz w:val="24"/>
          <w:szCs w:val="24"/>
          <w:lang w:val="lt-LT"/>
        </w:rPr>
        <w:t xml:space="preserve"> modeliai skiriasi, bendrai gauti rezultatai ir modifikacijų prasmė leidžia padaryti kelias svarbias išvadas. </w:t>
      </w:r>
    </w:p>
    <w:p w:rsidR="00C91667" w:rsidRPr="00C367F6" w:rsidDel="007824D4" w:rsidRDefault="00E63D23">
      <w:pPr>
        <w:pStyle w:val="Normal1"/>
        <w:spacing w:after="0" w:line="360" w:lineRule="auto"/>
        <w:ind w:firstLine="279"/>
        <w:jc w:val="both"/>
        <w:rPr>
          <w:del w:id="196" w:author="DCelov" w:date="2015-11-29T22:33:00Z"/>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Neatsižvelgiant į modelio skirtumus gavome, kad paslaugų atveju infliacijos inercija yra reikšmingesnė negu pramonės atveju. Nors gauti įverčiai gana netikslūs, bet to pakanka teigti, kad apdirbamosios pramonės sektoriaus firmos savo kainas perskaičiuoja dažniau.  Be to, atsižvelgdami į gautus kainos keitimo laikotarpius galime daryti išvadą, kad apdirbamosios pramonės sektoriaus firmos stabiliau adaptuojasi (</w:t>
      </w:r>
      <w:del w:id="197" w:author="DCelov" w:date="2015-11-29T22:31:00Z">
        <w:r w:rsidRPr="00C367F6" w:rsidDel="007824D4">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atsižvelgiant, kad antra modelio komponentė buvo reikšminga, o paslaugoms taikant tą patį modelį to negavome), kruopščiau formuoja savo kainodarą bei vertina ilgesnį laikotarpį. Be to, atlikti testai parodė, kad dviem ketvirčiais ankstesnė infliacija nėra reikšminga, todėl galime teigti, kad paslaugų sektorius savo kainodarą formuoja labiau </w:t>
      </w:r>
      <w:del w:id="198" w:author="DCelov" w:date="2015-11-29T22:32:00Z">
        <w:r w:rsidRPr="00C367F6" w:rsidDel="007824D4">
          <w:rPr>
            <w:rFonts w:ascii="Microsoft Sans Serif" w:eastAsia="Times New Roman" w:hAnsi="Microsoft Sans Serif" w:cs="Microsoft Sans Serif"/>
            <w:sz w:val="24"/>
            <w:szCs w:val="24"/>
            <w:lang w:val="lt-LT"/>
          </w:rPr>
          <w:delText>momentaliai</w:delText>
        </w:r>
      </w:del>
      <w:ins w:id="199" w:author="DCelov" w:date="2015-11-29T22:32:00Z">
        <w:r w:rsidR="007824D4">
          <w:rPr>
            <w:rFonts w:ascii="Microsoft Sans Serif" w:eastAsia="Times New Roman" w:hAnsi="Microsoft Sans Serif" w:cs="Microsoft Sans Serif"/>
            <w:sz w:val="24"/>
            <w:szCs w:val="24"/>
            <w:lang w:val="lt-LT"/>
          </w:rPr>
          <w:t>atsižvelgdami tik į trumpą laikotarpį</w:t>
        </w:r>
      </w:ins>
      <w:r w:rsidRPr="00C367F6">
        <w:rPr>
          <w:rFonts w:ascii="Microsoft Sans Serif" w:eastAsia="Times New Roman" w:hAnsi="Microsoft Sans Serif" w:cs="Microsoft Sans Serif"/>
          <w:sz w:val="24"/>
          <w:szCs w:val="24"/>
          <w:lang w:val="lt-LT"/>
        </w:rPr>
        <w:t xml:space="preserve">. Gavome, kad perskaičiuojant kainas paslaugų sektoriaus įmonės dažniau remiasi buvusiomis kainomis nei apdirbamosios pramonės sektoriaus firmos. Tai sufleruoja išvadą, kad paslaugų firmos keičia kainas tada, kai gauna stiprų impulsą ir jas keičia </w:t>
      </w:r>
      <w:del w:id="200" w:author="DCelov" w:date="2015-11-29T22:33:00Z">
        <w:r w:rsidRPr="00C367F6" w:rsidDel="007824D4">
          <w:rPr>
            <w:rFonts w:ascii="Microsoft Sans Serif" w:eastAsia="Times New Roman" w:hAnsi="Microsoft Sans Serif" w:cs="Microsoft Sans Serif"/>
            <w:sz w:val="24"/>
            <w:szCs w:val="24"/>
            <w:lang w:val="lt-LT"/>
          </w:rPr>
          <w:delText xml:space="preserve">jas </w:delText>
        </w:r>
      </w:del>
      <w:r w:rsidRPr="00C367F6">
        <w:rPr>
          <w:rFonts w:ascii="Microsoft Sans Serif" w:eastAsia="Times New Roman" w:hAnsi="Microsoft Sans Serif" w:cs="Microsoft Sans Serif"/>
          <w:sz w:val="24"/>
          <w:szCs w:val="24"/>
          <w:lang w:val="lt-LT"/>
        </w:rPr>
        <w:t xml:space="preserve">pritaikant pagal buvusias kainas nesiekiant įvertinti visų parametrų.  </w:t>
      </w:r>
    </w:p>
    <w:p w:rsidR="00C91667" w:rsidRPr="00C367F6" w:rsidRDefault="00C91667">
      <w:pPr>
        <w:pStyle w:val="Normal1"/>
        <w:spacing w:after="0" w:line="360" w:lineRule="auto"/>
        <w:ind w:firstLine="279"/>
        <w:jc w:val="both"/>
        <w:rPr>
          <w:rFonts w:ascii="Microsoft Sans Serif" w:hAnsi="Microsoft Sans Serif" w:cs="Microsoft Sans Serif"/>
          <w:lang w:val="lt-LT"/>
        </w:rPr>
      </w:pPr>
    </w:p>
    <w:p w:rsidR="00C91667" w:rsidRPr="00C367F6" w:rsidRDefault="00E63D23">
      <w:pPr>
        <w:pStyle w:val="Heading2"/>
        <w:spacing w:after="0" w:line="360" w:lineRule="auto"/>
        <w:contextualSpacing w:val="0"/>
        <w:jc w:val="both"/>
        <w:rPr>
          <w:rFonts w:ascii="Microsoft Sans Serif" w:hAnsi="Microsoft Sans Serif" w:cs="Microsoft Sans Serif"/>
          <w:lang w:val="lt-LT"/>
        </w:rPr>
      </w:pPr>
      <w:bookmarkStart w:id="201" w:name="h.o8v09351v484" w:colFirst="0" w:colLast="0"/>
      <w:bookmarkStart w:id="202" w:name="_Toc436578928"/>
      <w:bookmarkEnd w:id="201"/>
      <w:r w:rsidRPr="00C367F6">
        <w:rPr>
          <w:rFonts w:ascii="Microsoft Sans Serif" w:eastAsia="Times New Roman" w:hAnsi="Microsoft Sans Serif" w:cs="Microsoft Sans Serif"/>
          <w:sz w:val="24"/>
          <w:szCs w:val="24"/>
          <w:lang w:val="lt-LT"/>
        </w:rPr>
        <w:t>5.2 Priežastingumo tikrinimas</w:t>
      </w:r>
      <w:bookmarkEnd w:id="202"/>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Tikriname hipotezę, kad tarp apdirbamosios  pramonės sektoriaus vartotojų kainų pokyčių ir paslaugų sektoriaus vartotojų kainų pokyčių egzistuoja sąryšis. Šią hipotezę mums leidžia kelti antrame skyriuje paaiškintas sektorių infliacijos, uždarbio-kainų </w:t>
      </w:r>
      <w:r w:rsidRPr="00C367F6">
        <w:rPr>
          <w:rFonts w:ascii="Microsoft Sans Serif" w:eastAsia="Times New Roman" w:hAnsi="Microsoft Sans Serif" w:cs="Microsoft Sans Serif"/>
          <w:sz w:val="24"/>
          <w:szCs w:val="24"/>
          <w:lang w:val="lt-LT"/>
        </w:rPr>
        <w:lastRenderedPageBreak/>
        <w:t>spiralės ir Balassa-</w:t>
      </w:r>
      <w:del w:id="203" w:author="DCelov" w:date="2015-11-29T22:33:00Z">
        <w:r w:rsidRPr="00C367F6" w:rsidDel="003A2768">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Samuelsono efekto sąryšis. Sudarome VAR(1), kadangi tiek iš praeito modelio, tiek iš statistikos matėme, kad paslaugos gana greitai reaguoja į pasikeitimus, todėl yra racionalu imti tik paskutinį laikotarpį. </w:t>
      </w:r>
    </w:p>
    <w:tbl>
      <w:tblPr>
        <w:tblStyle w:val="af2"/>
        <w:tblW w:w="9350" w:type="dxa"/>
        <w:jc w:val="center"/>
        <w:tblLayout w:type="fixed"/>
        <w:tblLook w:val="0600"/>
      </w:tblPr>
      <w:tblGrid>
        <w:gridCol w:w="564"/>
        <w:gridCol w:w="7956"/>
        <w:gridCol w:w="830"/>
      </w:tblGrid>
      <w:tr w:rsidR="00C91667" w:rsidRPr="00C367F6">
        <w:trPr>
          <w:jc w:val="center"/>
        </w:trPr>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55"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235200" cy="1905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cstate="print"/>
                          <a:srcRect/>
                          <a:stretch>
                            <a:fillRect/>
                          </a:stretch>
                        </pic:blipFill>
                        <pic:spPr>
                          <a:xfrm>
                            <a:off x="0" y="0"/>
                            <a:ext cx="2235200" cy="190500"/>
                          </a:xfrm>
                          <a:prstGeom prst="rect">
                            <a:avLst/>
                          </a:prstGeom>
                          <a:ln/>
                        </pic:spPr>
                      </pic:pic>
                    </a:graphicData>
                  </a:graphic>
                </wp:inline>
              </w:drawing>
            </w:r>
          </w:p>
        </w:tc>
        <w:tc>
          <w:tcPr>
            <w:tcW w:w="83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(18)</w:t>
            </w:r>
          </w:p>
        </w:tc>
      </w:tr>
      <w:tr w:rsidR="00C91667" w:rsidRPr="00C367F6">
        <w:trPr>
          <w:jc w:val="center"/>
        </w:trPr>
        <w:tc>
          <w:tcPr>
            <w:tcW w:w="564" w:type="dxa"/>
            <w:tcMar>
              <w:top w:w="100" w:type="dxa"/>
              <w:left w:w="100" w:type="dxa"/>
              <w:bottom w:w="100" w:type="dxa"/>
              <w:right w:w="100" w:type="dxa"/>
            </w:tcMar>
          </w:tcPr>
          <w:p w:rsidR="00C91667" w:rsidRPr="00C367F6" w:rsidRDefault="00C91667">
            <w:pPr>
              <w:pStyle w:val="Normal1"/>
              <w:widowControl w:val="0"/>
              <w:spacing w:after="0" w:line="240" w:lineRule="auto"/>
              <w:rPr>
                <w:rFonts w:ascii="Microsoft Sans Serif" w:hAnsi="Microsoft Sans Serif" w:cs="Microsoft Sans Serif"/>
                <w:lang w:val="lt-LT"/>
              </w:rPr>
            </w:pPr>
          </w:p>
        </w:tc>
        <w:tc>
          <w:tcPr>
            <w:tcW w:w="7955"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235200" cy="190500"/>
                  <wp:effectExtent l="0" t="0" r="0" b="0"/>
                  <wp:docPr id="90"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55" cstate="print"/>
                          <a:srcRect/>
                          <a:stretch>
                            <a:fillRect/>
                          </a:stretch>
                        </pic:blipFill>
                        <pic:spPr>
                          <a:xfrm>
                            <a:off x="0" y="0"/>
                            <a:ext cx="2235200" cy="190500"/>
                          </a:xfrm>
                          <a:prstGeom prst="rect">
                            <a:avLst/>
                          </a:prstGeom>
                          <a:ln/>
                        </pic:spPr>
                      </pic:pic>
                    </a:graphicData>
                  </a:graphic>
                </wp:inline>
              </w:drawing>
            </w:r>
          </w:p>
        </w:tc>
        <w:tc>
          <w:tcPr>
            <w:tcW w:w="83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(19)</w:t>
            </w:r>
          </w:p>
        </w:tc>
      </w:tr>
    </w:tbl>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03200" cy="1524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6" cstate="print"/>
                    <a:srcRect/>
                    <a:stretch>
                      <a:fillRect/>
                    </a:stretch>
                  </pic:blipFill>
                  <pic:spPr>
                    <a:xfrm>
                      <a:off x="0" y="0"/>
                      <a:ext cx="203200" cy="1524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pramonės sektoriaus vartotojų kainų infliacija, </w:t>
      </w:r>
      <w:r w:rsidRPr="00C367F6">
        <w:rPr>
          <w:rFonts w:ascii="Microsoft Sans Serif" w:hAnsi="Microsoft Sans Serif" w:cs="Microsoft Sans Serif"/>
          <w:noProof/>
          <w:lang w:val="lt-LT" w:eastAsia="en-US"/>
        </w:rPr>
        <w:drawing>
          <wp:inline distT="19050" distB="19050" distL="19050" distR="19050">
            <wp:extent cx="190500" cy="152400"/>
            <wp:effectExtent l="0" t="0" r="0" b="0"/>
            <wp:docPr id="73"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57" cstate="print"/>
                    <a:srcRect/>
                    <a:stretch>
                      <a:fillRect/>
                    </a:stretch>
                  </pic:blipFill>
                  <pic:spPr>
                    <a:xfrm>
                      <a:off x="0" y="0"/>
                      <a:ext cx="190500" cy="1524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paslaugų sektoriaus vartotojų kainų infliacija</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Testą atliekame tikrindami hipotezę, kad pramonės vartotojų kainų infliacija yra priežastis paslaugų vartotojų kainų infliacijos ir </w:t>
      </w:r>
      <w:del w:id="204" w:author="DCelov" w:date="2015-11-29T22:34:00Z">
        <w:r w:rsidRPr="00C367F6" w:rsidDel="003A2768">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gauname, kad tokia priežastis yra neteisinga (žiūrėti priedą A.6). Kitaip sakant gavome, kad koeficientas </w:t>
      </w:r>
      <w:r w:rsidRPr="00C367F6">
        <w:rPr>
          <w:rFonts w:ascii="Microsoft Sans Serif" w:hAnsi="Microsoft Sans Serif" w:cs="Microsoft Sans Serif"/>
          <w:noProof/>
          <w:lang w:val="lt-LT" w:eastAsia="en-US"/>
        </w:rPr>
        <w:drawing>
          <wp:inline distT="19050" distB="19050" distL="19050" distR="19050">
            <wp:extent cx="228600" cy="190500"/>
            <wp:effectExtent l="0" t="0" r="0" b="0"/>
            <wp:docPr id="77"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58" cstate="print"/>
                    <a:srcRect/>
                    <a:stretch>
                      <a:fillRect/>
                    </a:stretch>
                  </pic:blipFill>
                  <pic:spPr>
                    <a:xfrm>
                      <a:off x="0" y="0"/>
                      <a:ext cx="228600" cy="1905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yra nereikšmingas. Taipogi, pasinaudojus </w:t>
      </w:r>
      <w:r w:rsidRPr="00C367F6">
        <w:rPr>
          <w:rFonts w:ascii="Microsoft Sans Serif" w:eastAsia="Times New Roman" w:hAnsi="Microsoft Sans Serif" w:cs="Microsoft Sans Serif"/>
          <w:i/>
          <w:sz w:val="24"/>
          <w:szCs w:val="24"/>
          <w:lang w:val="lt-LT"/>
        </w:rPr>
        <w:t>ECM</w:t>
      </w:r>
      <w:del w:id="205" w:author="DCelov" w:date="2015-11-29T22:34:00Z">
        <w:r w:rsidRPr="00C367F6" w:rsidDel="003A2768">
          <w:rPr>
            <w:rFonts w:ascii="Microsoft Sans Serif" w:eastAsia="Times New Roman" w:hAnsi="Microsoft Sans Serif" w:cs="Microsoft Sans Serif"/>
            <w:sz w:val="24"/>
            <w:szCs w:val="24"/>
            <w:lang w:val="lt-LT"/>
          </w:rPr>
          <w:delText>,</w:delText>
        </w:r>
      </w:del>
      <w:r w:rsidRPr="00C367F6">
        <w:rPr>
          <w:rFonts w:ascii="Microsoft Sans Serif" w:eastAsia="Times New Roman" w:hAnsi="Microsoft Sans Serif" w:cs="Microsoft Sans Serif"/>
          <w:sz w:val="24"/>
          <w:szCs w:val="24"/>
          <w:lang w:val="lt-LT"/>
        </w:rPr>
        <w:t xml:space="preserve"> </w:t>
      </w:r>
      <w:del w:id="206" w:author="DCelov" w:date="2015-11-29T22:34:00Z">
        <w:r w:rsidRPr="00C367F6" w:rsidDel="003A2768">
          <w:rPr>
            <w:rFonts w:ascii="Microsoft Sans Serif" w:eastAsia="Times New Roman" w:hAnsi="Microsoft Sans Serif" w:cs="Microsoft Sans Serif"/>
            <w:sz w:val="24"/>
            <w:szCs w:val="24"/>
            <w:lang w:val="lt-LT"/>
          </w:rPr>
          <w:delText>taipogi</w:delText>
        </w:r>
      </w:del>
      <w:ins w:id="207" w:author="DCelov" w:date="2015-11-29T22:34:00Z">
        <w:r w:rsidR="003A2768">
          <w:rPr>
            <w:rFonts w:ascii="Microsoft Sans Serif" w:eastAsia="Times New Roman" w:hAnsi="Microsoft Sans Serif" w:cs="Microsoft Sans Serif"/>
            <w:sz w:val="24"/>
            <w:szCs w:val="24"/>
            <w:lang w:val="lt-LT"/>
          </w:rPr>
          <w:t>ir</w:t>
        </w:r>
      </w:ins>
      <w:del w:id="208" w:author="DCelov" w:date="2015-11-29T22:34:00Z">
        <w:r w:rsidRPr="00C367F6" w:rsidDel="003A2768">
          <w:rPr>
            <w:rFonts w:ascii="Microsoft Sans Serif" w:eastAsia="Times New Roman" w:hAnsi="Microsoft Sans Serif" w:cs="Microsoft Sans Serif"/>
            <w:sz w:val="24"/>
            <w:szCs w:val="24"/>
            <w:lang w:val="lt-LT"/>
          </w:rPr>
          <w:delText>,</w:delText>
        </w:r>
      </w:del>
      <w:r w:rsidRPr="00C367F6">
        <w:rPr>
          <w:rFonts w:ascii="Microsoft Sans Serif" w:eastAsia="Times New Roman" w:hAnsi="Microsoft Sans Serif" w:cs="Microsoft Sans Serif"/>
          <w:sz w:val="24"/>
          <w:szCs w:val="24"/>
          <w:lang w:val="lt-LT"/>
        </w:rPr>
        <w:t xml:space="preserve"> gauname, kad sąryšio nėra.</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Taigi gavome, kad mūsų iškelta hipotezė remiantis ekonomine teorija yra nereikšminga. Todėl tai mūsų hipotezės nepatvirtino. Vis dėlto, galime įtarti, kad tam įtakos turėjo krizė. Patikrinus pirmuosius 22 ketvirčius, taipogi likusius ketvirčius, negauname tenkinamų rezultatų.</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Taigi, galime daryti išvadą, kad Ballaso - Samuelsono sąryšis su kainų-uždarbio spirale Lietuvos atveju negalioja. Galima viena iš priežasčių - Lietuvos ūkis šiuo laikotarpiu kryptingai vystosi paslaugų sektoriaus  svarbumo didėjimo link, todėl ir apdirbamosios pramonės kainos neturi reikšmingos įtakos. Viena</w:t>
      </w:r>
      <w:del w:id="209" w:author="DCelov" w:date="2015-11-29T22:39:00Z">
        <w:r w:rsidRPr="00C367F6" w:rsidDel="003A2768">
          <w:rPr>
            <w:rFonts w:ascii="Microsoft Sans Serif" w:eastAsia="Times New Roman" w:hAnsi="Microsoft Sans Serif" w:cs="Microsoft Sans Serif"/>
            <w:sz w:val="24"/>
            <w:szCs w:val="24"/>
            <w:lang w:val="lt-LT"/>
          </w:rPr>
          <w:delText>s</w:delText>
        </w:r>
      </w:del>
      <w:r w:rsidRPr="00C367F6">
        <w:rPr>
          <w:rFonts w:ascii="Microsoft Sans Serif" w:eastAsia="Times New Roman" w:hAnsi="Microsoft Sans Serif" w:cs="Microsoft Sans Serif"/>
          <w:sz w:val="24"/>
          <w:szCs w:val="24"/>
          <w:lang w:val="lt-LT"/>
        </w:rPr>
        <w:t xml:space="preserve"> iš pavyzdžių: pagrindinis veiksnys, auginantis pramonės sektoriaus kainas, yra maisto kainos. Vis dėlto, dalis paslaugų sektoriaus, kuri gana greitai keis kainas atsižvelgus į šiuo pokyčius yra maža. Be to, pastaruoju metu kainas stipriai koregavo geopolitinė padėtis (</w:t>
      </w:r>
      <w:del w:id="210" w:author="DCelov" w:date="2015-11-29T22:39:00Z">
        <w:r w:rsidRPr="00C367F6" w:rsidDel="003A2768">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xml:space="preserve">Rusijos Federacijos paskelbtas embargas) bei degalų kainos, kurios galbūt ir iškraipo rezultatus. Taigi, tai galbūt vienos iš priežasčių, kodėl nėra sąryšio tarp paslaugų sektoriaus infliacijos bei paskutinio ketvirčio apdirbamosios pramonės sektoriaus infliacijos. </w:t>
      </w:r>
    </w:p>
    <w:p w:rsidR="00C91667" w:rsidRPr="00C367F6" w:rsidRDefault="00E63D23">
      <w:pPr>
        <w:pStyle w:val="Heading2"/>
        <w:contextualSpacing w:val="0"/>
        <w:rPr>
          <w:rFonts w:ascii="Microsoft Sans Serif" w:hAnsi="Microsoft Sans Serif" w:cs="Microsoft Sans Serif"/>
          <w:lang w:val="lt-LT"/>
        </w:rPr>
      </w:pPr>
      <w:bookmarkStart w:id="211" w:name="h.culcwuu06b0g" w:colFirst="0" w:colLast="0"/>
      <w:bookmarkStart w:id="212" w:name="_Toc436578929"/>
      <w:bookmarkEnd w:id="211"/>
      <w:r w:rsidRPr="00C367F6">
        <w:rPr>
          <w:rFonts w:ascii="Microsoft Sans Serif" w:eastAsia="Times New Roman" w:hAnsi="Microsoft Sans Serif" w:cs="Microsoft Sans Serif"/>
          <w:sz w:val="24"/>
          <w:szCs w:val="24"/>
          <w:lang w:val="lt-LT"/>
        </w:rPr>
        <w:t>5.3 Volatilumo tikrinimas</w:t>
      </w:r>
      <w:bookmarkEnd w:id="212"/>
    </w:p>
    <w:p w:rsidR="00C91667" w:rsidRPr="00C367F6" w:rsidRDefault="00C91667">
      <w:pPr>
        <w:pStyle w:val="Normal1"/>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Tikriname hipotezę, kad paslaugų sektoriaus infliacija labiau reaguoja į ekonominius šokus nei pramonės sektoriaus. Kadangi nagrinėjame 2004-2015 metų duomenis, todėl </w:t>
      </w:r>
      <w:r w:rsidRPr="00C367F6">
        <w:rPr>
          <w:rFonts w:ascii="Microsoft Sans Serif" w:eastAsia="Times New Roman" w:hAnsi="Microsoft Sans Serif" w:cs="Microsoft Sans Serif"/>
          <w:sz w:val="24"/>
          <w:szCs w:val="24"/>
          <w:lang w:val="lt-LT"/>
        </w:rPr>
        <w:lastRenderedPageBreak/>
        <w:t>akivaizdu, kad 2008 metų įvykiai yra dėkingi tikrinti šią hipotezę. Taigi, tirsime paslaugų sektoriaus ir pramonės sektoriaus infliacijų volatilumą.</w:t>
      </w:r>
    </w:p>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Pirmiausia sudarome ARCH(1) modelį. </w:t>
      </w:r>
      <w:r w:rsidRPr="00C367F6">
        <w:rPr>
          <w:rFonts w:ascii="Microsoft Sans Serif" w:eastAsia="Times New Roman" w:hAnsi="Microsoft Sans Serif" w:cs="Microsoft Sans Serif"/>
          <w:lang w:val="lt-LT"/>
        </w:rPr>
        <w:t>·</w:t>
      </w:r>
      <w:r w:rsidRPr="00C367F6">
        <w:rPr>
          <w:rFonts w:ascii="Microsoft Sans Serif" w:eastAsia="Times New Roman" w:hAnsi="Microsoft Sans Serif" w:cs="Microsoft Sans Serif"/>
          <w:sz w:val="14"/>
          <w:szCs w:val="14"/>
          <w:lang w:val="lt-LT"/>
        </w:rPr>
        <w:t xml:space="preserve">        </w:t>
      </w:r>
    </w:p>
    <w:tbl>
      <w:tblPr>
        <w:tblStyle w:val="af3"/>
        <w:tblW w:w="9015" w:type="dxa"/>
        <w:jc w:val="center"/>
        <w:tblLayout w:type="fixed"/>
        <w:tblLook w:val="0600"/>
      </w:tblPr>
      <w:tblGrid>
        <w:gridCol w:w="540"/>
        <w:gridCol w:w="7800"/>
        <w:gridCol w:w="675"/>
      </w:tblGrid>
      <w:tr w:rsidR="00C91667" w:rsidRPr="00C367F6">
        <w:trPr>
          <w:jc w:val="center"/>
        </w:trPr>
        <w:tc>
          <w:tcPr>
            <w:tcW w:w="540"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tc>
        <w:tc>
          <w:tcPr>
            <w:tcW w:w="7800"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435100" cy="190500"/>
                  <wp:effectExtent l="0" t="0" r="0" b="0"/>
                  <wp:docPr id="95"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59" cstate="print"/>
                          <a:srcRect/>
                          <a:stretch>
                            <a:fillRect/>
                          </a:stretch>
                        </pic:blipFill>
                        <pic:spPr>
                          <a:xfrm>
                            <a:off x="0" y="0"/>
                            <a:ext cx="1435100" cy="190500"/>
                          </a:xfrm>
                          <a:prstGeom prst="rect">
                            <a:avLst/>
                          </a:prstGeom>
                          <a:ln/>
                        </pic:spPr>
                      </pic:pic>
                    </a:graphicData>
                  </a:graphic>
                </wp:inline>
              </w:drawing>
            </w:r>
          </w:p>
        </w:tc>
        <w:tc>
          <w:tcPr>
            <w:tcW w:w="675" w:type="dxa"/>
            <w:tcMar>
              <w:top w:w="100" w:type="dxa"/>
              <w:left w:w="100" w:type="dxa"/>
              <w:bottom w:w="100" w:type="dxa"/>
              <w:right w:w="100" w:type="dxa"/>
            </w:tcMar>
          </w:tcPr>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(20)</w:t>
            </w:r>
          </w:p>
        </w:tc>
      </w:tr>
    </w:tbl>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65100" cy="190500"/>
            <wp:effectExtent l="0" t="0" r="0" b="0"/>
            <wp:docPr id="70"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60" cstate="print"/>
                    <a:srcRect/>
                    <a:stretch>
                      <a:fillRect/>
                    </a:stretch>
                  </pic:blipFill>
                  <pic:spPr>
                    <a:xfrm>
                      <a:off x="0" y="0"/>
                      <a:ext cx="165100" cy="190500"/>
                    </a:xfrm>
                    <a:prstGeom prst="rect">
                      <a:avLst/>
                    </a:prstGeom>
                    <a:ln/>
                  </pic:spPr>
                </pic:pic>
              </a:graphicData>
            </a:graphic>
          </wp:inline>
        </w:drawing>
      </w:r>
      <w:r w:rsidRPr="00C367F6">
        <w:rPr>
          <w:rFonts w:ascii="Microsoft Sans Serif" w:eastAsia="Times New Roman" w:hAnsi="Microsoft Sans Serif" w:cs="Microsoft Sans Serif"/>
          <w:b/>
          <w:sz w:val="24"/>
          <w:szCs w:val="24"/>
          <w:lang w:val="lt-LT"/>
        </w:rPr>
        <w:t xml:space="preserve"> </w:t>
      </w:r>
      <w:r w:rsidRPr="00C367F6">
        <w:rPr>
          <w:rFonts w:ascii="Microsoft Sans Serif" w:eastAsia="Times New Roman" w:hAnsi="Microsoft Sans Serif" w:cs="Microsoft Sans Serif"/>
          <w:sz w:val="24"/>
          <w:szCs w:val="24"/>
          <w:lang w:val="lt-LT"/>
        </w:rPr>
        <w:t xml:space="preserve">- skirtumo nuo laiko eilutės vidurkio kvadratas laikotarpiu t, </w:t>
      </w:r>
      <w:r w:rsidRPr="00C367F6">
        <w:rPr>
          <w:rFonts w:ascii="Microsoft Sans Serif" w:hAnsi="Microsoft Sans Serif" w:cs="Microsoft Sans Serif"/>
          <w:noProof/>
          <w:lang w:val="lt-LT" w:eastAsia="en-US"/>
        </w:rPr>
        <w:drawing>
          <wp:inline distT="19050" distB="19050" distL="19050" distR="19050">
            <wp:extent cx="300038" cy="190500"/>
            <wp:effectExtent l="0" t="0" r="0" b="0"/>
            <wp:docPr id="60"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1" cstate="print"/>
                    <a:srcRect/>
                    <a:stretch>
                      <a:fillRect/>
                    </a:stretch>
                  </pic:blipFill>
                  <pic:spPr>
                    <a:xfrm>
                      <a:off x="0" y="0"/>
                      <a:ext cx="300038" cy="1905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-skirtumo nuo laiko eilutės vidurkio kvadratas laikotarpiu t-1, </w:t>
      </w:r>
      <w:r w:rsidRPr="00C367F6">
        <w:rPr>
          <w:rFonts w:ascii="Microsoft Sans Serif" w:hAnsi="Microsoft Sans Serif" w:cs="Microsoft Sans Serif"/>
          <w:noProof/>
          <w:lang w:val="lt-LT" w:eastAsia="en-US"/>
        </w:rPr>
        <w:drawing>
          <wp:inline distT="19050" distB="19050" distL="19050" distR="19050">
            <wp:extent cx="177800" cy="127000"/>
            <wp:effectExtent l="0" t="0" r="0" b="0"/>
            <wp:docPr id="96"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62" cstate="print"/>
                    <a:srcRect/>
                    <a:stretch>
                      <a:fillRect/>
                    </a:stretch>
                  </pic:blipFill>
                  <pic:spPr>
                    <a:xfrm>
                      <a:off x="0" y="0"/>
                      <a:ext cx="177800" cy="1270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baltasis triukšmas.</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Atliekame testą pramonės infliacijai ir gauname rezultatus.</w:t>
      </w:r>
    </w:p>
    <w:p w:rsidR="00C91667" w:rsidRPr="00C367F6" w:rsidRDefault="00C91667">
      <w:pPr>
        <w:pStyle w:val="Normal1"/>
        <w:spacing w:after="0" w:line="360" w:lineRule="auto"/>
        <w:ind w:firstLine="279"/>
        <w:jc w:val="both"/>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lang w:val="lt-LT"/>
        </w:rPr>
        <w:t xml:space="preserve"> </w:t>
      </w:r>
      <w:r w:rsidRPr="00C367F6">
        <w:rPr>
          <w:rFonts w:ascii="Microsoft Sans Serif" w:eastAsia="Times New Roman" w:hAnsi="Microsoft Sans Serif" w:cs="Microsoft Sans Serif"/>
          <w:i/>
          <w:sz w:val="24"/>
          <w:szCs w:val="24"/>
          <w:lang w:val="lt-LT"/>
        </w:rPr>
        <w:t>Pramonės infliacijos ARCH(1) įverčiai</w:t>
      </w:r>
    </w:p>
    <w:tbl>
      <w:tblPr>
        <w:tblStyle w:val="af4"/>
        <w:tblW w:w="4905" w:type="dxa"/>
        <w:tblBorders>
          <w:top w:val="nil"/>
          <w:left w:val="nil"/>
          <w:bottom w:val="nil"/>
          <w:right w:val="nil"/>
          <w:insideH w:val="nil"/>
          <w:insideV w:val="nil"/>
        </w:tblBorders>
        <w:tblLayout w:type="fixed"/>
        <w:tblLook w:val="0600"/>
      </w:tblPr>
      <w:tblGrid>
        <w:gridCol w:w="1635"/>
        <w:gridCol w:w="1635"/>
        <w:gridCol w:w="1635"/>
      </w:tblGrid>
      <w:tr w:rsidR="00C91667" w:rsidRPr="00C367F6">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01600" cy="88900"/>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3" cstate="print"/>
                          <a:srcRect/>
                          <a:stretch>
                            <a:fillRect/>
                          </a:stretch>
                        </pic:blipFill>
                        <pic:spPr>
                          <a:xfrm>
                            <a:off x="0" y="0"/>
                            <a:ext cx="101600" cy="88900"/>
                          </a:xfrm>
                          <a:prstGeom prst="rect">
                            <a:avLst/>
                          </a:prstGeom>
                          <a:ln/>
                        </pic:spPr>
                      </pic:pic>
                    </a:graphicData>
                  </a:graphic>
                </wp:inline>
              </w:drawing>
            </w: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4300" cy="1270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cstate="print"/>
                          <a:srcRect/>
                          <a:stretch>
                            <a:fillRect/>
                          </a:stretch>
                        </pic:blipFill>
                        <pic:spPr>
                          <a:xfrm>
                            <a:off x="0" y="0"/>
                            <a:ext cx="114300" cy="127000"/>
                          </a:xfrm>
                          <a:prstGeom prst="rect">
                            <a:avLst/>
                          </a:prstGeom>
                          <a:ln/>
                        </pic:spPr>
                      </pic:pic>
                    </a:graphicData>
                  </a:graphic>
                </wp:inline>
              </w:drawing>
            </w:r>
          </w:p>
        </w:tc>
      </w:tr>
      <w:tr w:rsidR="00C91667" w:rsidRPr="00C367F6">
        <w:tc>
          <w:tcPr>
            <w:tcW w:w="1635"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65100" cy="190500"/>
                  <wp:effectExtent l="0" t="0" r="0" b="0"/>
                  <wp:docPr id="88"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60" cstate="print"/>
                          <a:srcRect/>
                          <a:stretch>
                            <a:fillRect/>
                          </a:stretch>
                        </pic:blipFill>
                        <pic:spPr>
                          <a:xfrm>
                            <a:off x="0" y="0"/>
                            <a:ext cx="165100" cy="190500"/>
                          </a:xfrm>
                          <a:prstGeom prst="rect">
                            <a:avLst/>
                          </a:prstGeom>
                          <a:ln/>
                        </pic:spPr>
                      </pic:pic>
                    </a:graphicData>
                  </a:graphic>
                </wp:inline>
              </w:drawing>
            </w:r>
          </w:p>
        </w:tc>
        <w:tc>
          <w:tcPr>
            <w:tcW w:w="1635" w:type="dxa"/>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0.00077</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( 0.002)</w:t>
            </w:r>
          </w:p>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-6.627</w:t>
            </w:r>
          </w:p>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(7.701)</w:t>
            </w:r>
          </w:p>
        </w:tc>
      </w:tr>
    </w:tbl>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Gavome, kad </w:t>
      </w:r>
      <w:r w:rsidRPr="00C367F6">
        <w:rPr>
          <w:rFonts w:ascii="Microsoft Sans Serif" w:hAnsi="Microsoft Sans Serif" w:cs="Microsoft Sans Serif"/>
          <w:noProof/>
          <w:lang w:val="lt-LT" w:eastAsia="en-US"/>
        </w:rPr>
        <w:drawing>
          <wp:inline distT="19050" distB="19050" distL="19050" distR="19050">
            <wp:extent cx="300038" cy="190500"/>
            <wp:effectExtent l="0" t="0" r="0" b="0"/>
            <wp:docPr id="83"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61" cstate="print"/>
                    <a:srcRect/>
                    <a:stretch>
                      <a:fillRect/>
                    </a:stretch>
                  </pic:blipFill>
                  <pic:spPr>
                    <a:xfrm>
                      <a:off x="0" y="0"/>
                      <a:ext cx="300038" cy="1905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xml:space="preserve"> nereikšmingas, todėl apdirbamosios pramonės sektoriaus infliacijai galime atmesti volatilumą. Tokį pat testą atliekame paslaugų infliacijai.</w:t>
      </w: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Paslaugų infliacijos ARCH(1) įverčiai</w:t>
      </w:r>
    </w:p>
    <w:tbl>
      <w:tblPr>
        <w:tblStyle w:val="af5"/>
        <w:tblW w:w="4905" w:type="dxa"/>
        <w:tblBorders>
          <w:top w:val="nil"/>
          <w:left w:val="nil"/>
          <w:bottom w:val="nil"/>
          <w:right w:val="nil"/>
          <w:insideH w:val="nil"/>
          <w:insideV w:val="nil"/>
        </w:tblBorders>
        <w:tblLayout w:type="fixed"/>
        <w:tblLook w:val="0600"/>
      </w:tblPr>
      <w:tblGrid>
        <w:gridCol w:w="1635"/>
        <w:gridCol w:w="1635"/>
        <w:gridCol w:w="1635"/>
      </w:tblGrid>
      <w:tr w:rsidR="00C91667" w:rsidRPr="00C367F6">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01600" cy="88900"/>
                  <wp:effectExtent l="0" t="0" r="0" b="0"/>
                  <wp:docPr id="6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63" cstate="print"/>
                          <a:srcRect/>
                          <a:stretch>
                            <a:fillRect/>
                          </a:stretch>
                        </pic:blipFill>
                        <pic:spPr>
                          <a:xfrm>
                            <a:off x="0" y="0"/>
                            <a:ext cx="101600" cy="88900"/>
                          </a:xfrm>
                          <a:prstGeom prst="rect">
                            <a:avLst/>
                          </a:prstGeom>
                          <a:ln/>
                        </pic:spPr>
                      </pic:pic>
                    </a:graphicData>
                  </a:graphic>
                </wp:inline>
              </w:drawing>
            </w:r>
          </w:p>
        </w:tc>
        <w:tc>
          <w:tcPr>
            <w:tcW w:w="1635" w:type="dxa"/>
            <w:tcBorders>
              <w:top w:val="single" w:sz="8" w:space="0" w:color="000000"/>
              <w:bottom w:val="single" w:sz="8" w:space="0" w:color="000000"/>
            </w:tcBorders>
            <w:tcMar>
              <w:top w:w="100" w:type="dxa"/>
              <w:left w:w="100" w:type="dxa"/>
              <w:bottom w:w="100" w:type="dxa"/>
              <w:right w:w="10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14300" cy="12700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cstate="print"/>
                          <a:srcRect/>
                          <a:stretch>
                            <a:fillRect/>
                          </a:stretch>
                        </pic:blipFill>
                        <pic:spPr>
                          <a:xfrm>
                            <a:off x="0" y="0"/>
                            <a:ext cx="114300" cy="127000"/>
                          </a:xfrm>
                          <a:prstGeom prst="rect">
                            <a:avLst/>
                          </a:prstGeom>
                          <a:ln/>
                        </pic:spPr>
                      </pic:pic>
                    </a:graphicData>
                  </a:graphic>
                </wp:inline>
              </w:drawing>
            </w:r>
          </w:p>
        </w:tc>
      </w:tr>
      <w:tr w:rsidR="00C91667" w:rsidRPr="00C367F6">
        <w:tc>
          <w:tcPr>
            <w:tcW w:w="1635" w:type="dxa"/>
            <w:tcMar>
              <w:top w:w="100" w:type="dxa"/>
              <w:left w:w="100" w:type="dxa"/>
              <w:bottom w:w="100" w:type="dxa"/>
              <w:right w:w="10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65100" cy="190500"/>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0" cstate="print"/>
                          <a:srcRect/>
                          <a:stretch>
                            <a:fillRect/>
                          </a:stretch>
                        </pic:blipFill>
                        <pic:spPr>
                          <a:xfrm>
                            <a:off x="0" y="0"/>
                            <a:ext cx="165100" cy="190500"/>
                          </a:xfrm>
                          <a:prstGeom prst="rect">
                            <a:avLst/>
                          </a:prstGeom>
                          <a:ln/>
                        </pic:spPr>
                      </pic:pic>
                    </a:graphicData>
                  </a:graphic>
                </wp:inline>
              </w:drawing>
            </w:r>
            <w:r w:rsidRPr="00C367F6">
              <w:rPr>
                <w:rFonts w:ascii="Microsoft Sans Serif" w:eastAsia="Times New Roman" w:hAnsi="Microsoft Sans Serif" w:cs="Microsoft Sans Serif"/>
                <w:lang w:val="lt-LT"/>
              </w:rPr>
              <w:t xml:space="preserve"> </w:t>
            </w:r>
          </w:p>
        </w:tc>
        <w:tc>
          <w:tcPr>
            <w:tcW w:w="1635" w:type="dxa"/>
            <w:tcMar>
              <w:top w:w="100" w:type="dxa"/>
              <w:left w:w="100" w:type="dxa"/>
              <w:bottom w:w="100" w:type="dxa"/>
              <w:right w:w="100" w:type="dxa"/>
            </w:tcMar>
          </w:tcPr>
          <w:p w:rsidR="00C91667" w:rsidRPr="00C367F6" w:rsidRDefault="00C91667">
            <w:pPr>
              <w:pStyle w:val="Normal1"/>
              <w:widowControl w:val="0"/>
              <w:spacing w:after="0" w:line="360" w:lineRule="auto"/>
              <w:jc w:val="center"/>
              <w:rPr>
                <w:rFonts w:ascii="Microsoft Sans Serif" w:hAnsi="Microsoft Sans Serif" w:cs="Microsoft Sans Serif"/>
                <w:lang w:val="lt-LT"/>
              </w:rPr>
            </w:pP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-0.0032</w:t>
            </w:r>
          </w:p>
          <w:p w:rsidR="00C91667" w:rsidRPr="00C367F6" w:rsidRDefault="00E63D23">
            <w:pPr>
              <w:pStyle w:val="Normal1"/>
              <w:widowControl w:val="0"/>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( 0.0014)</w:t>
            </w:r>
          </w:p>
          <w:p w:rsidR="00C91667" w:rsidRPr="00C367F6" w:rsidRDefault="00C91667">
            <w:pPr>
              <w:pStyle w:val="Normal1"/>
              <w:widowControl w:val="0"/>
              <w:spacing w:after="0" w:line="360" w:lineRule="auto"/>
              <w:jc w:val="center"/>
              <w:rPr>
                <w:rFonts w:ascii="Microsoft Sans Serif" w:hAnsi="Microsoft Sans Serif" w:cs="Microsoft Sans Serif"/>
                <w:lang w:val="lt-LT"/>
              </w:rPr>
            </w:pPr>
          </w:p>
        </w:tc>
        <w:tc>
          <w:tcPr>
            <w:tcW w:w="1635" w:type="dxa"/>
            <w:tcMar>
              <w:top w:w="100" w:type="dxa"/>
              <w:left w:w="100" w:type="dxa"/>
              <w:bottom w:w="100" w:type="dxa"/>
              <w:right w:w="100" w:type="dxa"/>
            </w:tcMar>
          </w:tcPr>
          <w:p w:rsidR="00C91667" w:rsidRPr="00C367F6" w:rsidRDefault="00C91667">
            <w:pPr>
              <w:pStyle w:val="Normal1"/>
              <w:widowControl w:val="0"/>
              <w:spacing w:after="0" w:line="360" w:lineRule="auto"/>
              <w:rPr>
                <w:rFonts w:ascii="Microsoft Sans Serif" w:hAnsi="Microsoft Sans Serif" w:cs="Microsoft Sans Serif"/>
                <w:lang w:val="lt-LT"/>
              </w:rPr>
            </w:pPr>
          </w:p>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34.739</w:t>
            </w:r>
          </w:p>
          <w:p w:rsidR="00C91667" w:rsidRPr="00C367F6" w:rsidRDefault="00E63D23">
            <w:pPr>
              <w:pStyle w:val="Normal1"/>
              <w:widowControl w:val="0"/>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(7.924)</w:t>
            </w:r>
          </w:p>
        </w:tc>
      </w:tr>
    </w:tbl>
    <w:p w:rsidR="00C91667" w:rsidRPr="00C367F6" w:rsidRDefault="00E63D23">
      <w:pPr>
        <w:pStyle w:val="Normal1"/>
        <w:spacing w:after="0" w:line="360" w:lineRule="auto"/>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Gauname, kad paslaugų sektoriaus kainų infliacijai yra volatili ( žiūrėti priedą A.6).</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Šių testų rezultatus taip pat atspindi ir grafikai (Žiūrėti priedą A.3). Matome, kad krizės pradžioje paslaugų sektoriaus liekanų kvadratai pakilo ypač daug nuo jų vidurkių. Tuo tarpu pramonės sektoriaus liekanų kvadratai pakilo palyginus nedaug. Nors iš grafikų </w:t>
      </w:r>
      <w:r w:rsidRPr="00C367F6">
        <w:rPr>
          <w:rFonts w:ascii="Microsoft Sans Serif" w:eastAsia="Times New Roman" w:hAnsi="Microsoft Sans Serif" w:cs="Microsoft Sans Serif"/>
          <w:sz w:val="24"/>
          <w:szCs w:val="24"/>
          <w:lang w:val="lt-LT"/>
        </w:rPr>
        <w:lastRenderedPageBreak/>
        <w:t xml:space="preserve">matome, kad  pramonės sektoriaus liekanų kvadratai paskutinius tris mėnesius labai pakilo, tačiau pagal gautus rezultatus galime teigti, kad šis šuolis yra nereikšmingas. Taigi, gauname, kad nors ir apdirbamosios pramonės sektorius yra priskiriamas atviram sektoriui, kas leidžia sudaryti hipotezę, kad jis turėtų labiau reaguoti į pasaulio ekonomikos šokus, bet gavome, kad šiuo atveju šią savybę turi tik paslaugų sektorius. </w:t>
      </w:r>
    </w:p>
    <w:p w:rsidR="00C91667" w:rsidRPr="00C367F6" w:rsidRDefault="00C91667">
      <w:pPr>
        <w:pStyle w:val="Heading2"/>
        <w:spacing w:after="0" w:line="360" w:lineRule="auto"/>
        <w:contextualSpacing w:val="0"/>
        <w:rPr>
          <w:rFonts w:ascii="Microsoft Sans Serif" w:hAnsi="Microsoft Sans Serif" w:cs="Microsoft Sans Serif"/>
          <w:lang w:val="lt-LT"/>
        </w:rPr>
      </w:pPr>
      <w:bookmarkStart w:id="213" w:name="h.vdxptdo5trjd" w:colFirst="0" w:colLast="0"/>
      <w:bookmarkEnd w:id="213"/>
    </w:p>
    <w:p w:rsidR="00C91667" w:rsidRPr="00C367F6" w:rsidRDefault="00E63D23" w:rsidP="00E63D23">
      <w:pPr>
        <w:pStyle w:val="Normal1"/>
        <w:rPr>
          <w:rFonts w:ascii="Microsoft Sans Serif" w:hAnsi="Microsoft Sans Serif" w:cs="Microsoft Sans Serif"/>
          <w:lang w:val="lt-LT"/>
        </w:rPr>
      </w:pPr>
      <w:r w:rsidRPr="00C367F6">
        <w:rPr>
          <w:rFonts w:ascii="Microsoft Sans Serif" w:hAnsi="Microsoft Sans Serif" w:cs="Microsoft Sans Serif"/>
          <w:lang w:val="lt-LT"/>
        </w:rPr>
        <w:br w:type="page"/>
      </w:r>
      <w:bookmarkStart w:id="214" w:name="h.4z9i87b11qkx" w:colFirst="0" w:colLast="0"/>
      <w:bookmarkEnd w:id="214"/>
    </w:p>
    <w:p w:rsidR="00C91667" w:rsidRPr="00C367F6" w:rsidRDefault="00E63D23">
      <w:pPr>
        <w:pStyle w:val="Heading1"/>
        <w:spacing w:after="0" w:line="360" w:lineRule="auto"/>
        <w:contextualSpacing w:val="0"/>
        <w:rPr>
          <w:rFonts w:ascii="Microsoft Sans Serif" w:hAnsi="Microsoft Sans Serif" w:cs="Microsoft Sans Serif"/>
          <w:lang w:val="lt-LT"/>
        </w:rPr>
      </w:pPr>
      <w:bookmarkStart w:id="215" w:name="h.iyov04kjl12e" w:colFirst="0" w:colLast="0"/>
      <w:bookmarkStart w:id="216" w:name="_Toc436578930"/>
      <w:bookmarkEnd w:id="215"/>
      <w:r w:rsidRPr="00C367F6">
        <w:rPr>
          <w:rFonts w:ascii="Microsoft Sans Serif" w:eastAsia="Times New Roman" w:hAnsi="Microsoft Sans Serif" w:cs="Microsoft Sans Serif"/>
          <w:sz w:val="24"/>
          <w:szCs w:val="24"/>
          <w:lang w:val="lt-LT"/>
        </w:rPr>
        <w:lastRenderedPageBreak/>
        <w:t>6. Išvados</w:t>
      </w:r>
      <w:bookmarkEnd w:id="216"/>
    </w:p>
    <w:p w:rsidR="00C91667" w:rsidRPr="00C367F6" w:rsidRDefault="00C91667">
      <w:pPr>
        <w:pStyle w:val="Normal1"/>
        <w:rPr>
          <w:rFonts w:ascii="Microsoft Sans Serif" w:hAnsi="Microsoft Sans Serif" w:cs="Microsoft Sans Serif"/>
          <w:lang w:val="lt-LT"/>
        </w:rPr>
      </w:pP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Naudojantis tam tikromis prielaido</w:t>
      </w:r>
      <w:ins w:id="217" w:author="DCelov" w:date="2015-11-29T22:47:00Z">
        <w:r w:rsidR="00CD51AD">
          <w:rPr>
            <w:rFonts w:ascii="Microsoft Sans Serif" w:eastAsia="Times New Roman" w:hAnsi="Microsoft Sans Serif" w:cs="Microsoft Sans Serif"/>
            <w:sz w:val="24"/>
            <w:szCs w:val="24"/>
            <w:lang w:val="lt-LT"/>
          </w:rPr>
          <w:t>mi</w:t>
        </w:r>
      </w:ins>
      <w:r w:rsidRPr="00C367F6">
        <w:rPr>
          <w:rFonts w:ascii="Microsoft Sans Serif" w:eastAsia="Times New Roman" w:hAnsi="Microsoft Sans Serif" w:cs="Microsoft Sans Serif"/>
          <w:sz w:val="24"/>
          <w:szCs w:val="24"/>
          <w:lang w:val="lt-LT"/>
        </w:rPr>
        <w:t>s gauname NKPC lygtį, kurioje infliacija yra lygi praeito ketvirčio infliacijos bei praeito ketvirčio kainų lygio bei realiosios vienetinės darbo kainos skirtumo. Išvedant formulę naudotos prielaidos: tikimybė, kad firma nepakeis savo kainų yra pastovi, nykščio kainodaros taisyklė, uždaros ekonomikos atvejis, Cobb-Douglas technologija, nėra informacijos trūkumo.</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Grafinėje analizėje matyti, krizė buvo svarbi struktūriniams apdirbamosios pramonės realiosios vienetinės darbo kainos pokyčiams. Tai pasitvirtino ir modeliuojant šios sektoriaus kainų infliaciją pagal sudarytą NKPC</w:t>
      </w:r>
      <w:del w:id="218" w:author="DCelov" w:date="2015-11-29T22:48:00Z">
        <w:r w:rsidRPr="00C367F6" w:rsidDel="00CD51AD">
          <w:rPr>
            <w:rFonts w:ascii="Microsoft Sans Serif" w:eastAsia="Times New Roman" w:hAnsi="Microsoft Sans Serif" w:cs="Microsoft Sans Serif"/>
            <w:sz w:val="24"/>
            <w:szCs w:val="24"/>
            <w:lang w:val="lt-LT"/>
          </w:rPr>
          <w:delText xml:space="preserve"> </w:delText>
        </w:r>
      </w:del>
      <w:r w:rsidRPr="00C367F6">
        <w:rPr>
          <w:rFonts w:ascii="Microsoft Sans Serif" w:eastAsia="Times New Roman" w:hAnsi="Microsoft Sans Serif" w:cs="Microsoft Sans Serif"/>
          <w:sz w:val="24"/>
          <w:szCs w:val="24"/>
          <w:lang w:val="lt-LT"/>
        </w:rPr>
        <w:t>. Gauti rezultatai, kad po krizės apdirbamosios pramonės firmų vidutinis kainų nustatymo laikotarpis pailgėjo. Galime daryti prielaidą, kad firmos po krizės pradėjo elgtis atsargiau. Todėl iš dalies teko keisti prielaidą , kuria teigėme, kad firmai kiekviename laikotarpyje t kainų pakeitimo tikimybė yra pastovi.</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Apdirbamosios pramonės infliacija reikšmingai priklauso dviem, trim ir keturiems ketvirčiais ankstesnių infliacijų </w:t>
      </w:r>
      <w:del w:id="219" w:author="DCelov" w:date="2015-11-29T22:48:00Z">
        <w:r w:rsidRPr="00C367F6" w:rsidDel="00CD51AD">
          <w:rPr>
            <w:rFonts w:ascii="Microsoft Sans Serif" w:eastAsia="Times New Roman" w:hAnsi="Microsoft Sans Serif" w:cs="Microsoft Sans Serif"/>
            <w:sz w:val="24"/>
            <w:szCs w:val="24"/>
            <w:lang w:val="lt-LT"/>
          </w:rPr>
          <w:delText xml:space="preserve">sumos </w:delText>
        </w:r>
      </w:del>
      <w:ins w:id="220" w:author="DCelov" w:date="2015-11-29T22:48:00Z">
        <w:r w:rsidR="00CD51AD">
          <w:rPr>
            <w:rFonts w:ascii="Microsoft Sans Serif" w:eastAsia="Times New Roman" w:hAnsi="Microsoft Sans Serif" w:cs="Microsoft Sans Serif"/>
            <w:sz w:val="24"/>
            <w:szCs w:val="24"/>
            <w:lang w:val="lt-LT"/>
          </w:rPr>
          <w:t>slenkančio vidurkio</w:t>
        </w:r>
        <w:r w:rsidR="00CD51AD" w:rsidRPr="00C367F6">
          <w:rPr>
            <w:rFonts w:ascii="Microsoft Sans Serif" w:eastAsia="Times New Roman" w:hAnsi="Microsoft Sans Serif" w:cs="Microsoft Sans Serif"/>
            <w:sz w:val="24"/>
            <w:szCs w:val="24"/>
            <w:lang w:val="lt-LT"/>
          </w:rPr>
          <w:t xml:space="preserve"> </w:t>
        </w:r>
      </w:ins>
      <w:r w:rsidRPr="00C367F6">
        <w:rPr>
          <w:rFonts w:ascii="Microsoft Sans Serif" w:eastAsia="Times New Roman" w:hAnsi="Microsoft Sans Serif" w:cs="Microsoft Sans Serif"/>
          <w:sz w:val="24"/>
          <w:szCs w:val="24"/>
          <w:lang w:val="lt-LT"/>
        </w:rPr>
        <w:t xml:space="preserve">bei apdirbamosios pramonės kainų lygio ir realiosios vienetinės darbo kainos skirtumo. Šis modelis rodė </w:t>
      </w:r>
      <w:ins w:id="221" w:author="DCelov" w:date="2015-11-29T22:49:00Z">
        <w:r w:rsidR="00CD51AD">
          <w:rPr>
            <w:rFonts w:ascii="Microsoft Sans Serif" w:eastAsia="Times New Roman" w:hAnsi="Microsoft Sans Serif" w:cs="Microsoft Sans Serif"/>
            <w:sz w:val="24"/>
            <w:szCs w:val="24"/>
            <w:lang w:val="lt-LT"/>
          </w:rPr>
          <w:t xml:space="preserve">statistinius </w:t>
        </w:r>
      </w:ins>
      <w:r w:rsidRPr="00C367F6">
        <w:rPr>
          <w:rFonts w:ascii="Microsoft Sans Serif" w:eastAsia="Times New Roman" w:hAnsi="Microsoft Sans Serif" w:cs="Microsoft Sans Serif"/>
          <w:sz w:val="24"/>
          <w:szCs w:val="24"/>
          <w:lang w:val="lt-LT"/>
        </w:rPr>
        <w:t>geresnius rezultatus negu naudojantis tik vieno laikotarpio infliacija</w:t>
      </w:r>
      <w:ins w:id="222" w:author="DCelov" w:date="2015-11-29T22:49:00Z">
        <w:r w:rsidR="00CD51AD">
          <w:rPr>
            <w:rFonts w:ascii="Microsoft Sans Serif" w:eastAsia="Times New Roman" w:hAnsi="Microsoft Sans Serif" w:cs="Microsoft Sans Serif"/>
            <w:sz w:val="24"/>
            <w:szCs w:val="24"/>
            <w:lang w:val="lt-LT"/>
          </w:rPr>
          <w:t xml:space="preserve"> bei interpretuojant </w:t>
        </w:r>
        <w:r w:rsidR="00CD51AD">
          <w:rPr>
            <w:rFonts w:ascii="Microsoft Sans Serif" w:eastAsia="Times New Roman" w:hAnsi="Microsoft Sans Serif" w:cs="Microsoft Sans Serif"/>
            <w:sz w:val="24"/>
            <w:szCs w:val="24"/>
            <w:lang w:val="lt-LT"/>
          </w:rPr>
          <w:t>struktūrinius</w:t>
        </w:r>
        <w:r w:rsidR="00CD51AD">
          <w:rPr>
            <w:rFonts w:ascii="Microsoft Sans Serif" w:eastAsia="Times New Roman" w:hAnsi="Microsoft Sans Serif" w:cs="Microsoft Sans Serif"/>
            <w:sz w:val="24"/>
            <w:szCs w:val="24"/>
            <w:lang w:val="lt-LT"/>
          </w:rPr>
          <w:t xml:space="preserve"> parametrus</w:t>
        </w:r>
      </w:ins>
      <w:r w:rsidRPr="00C367F6">
        <w:rPr>
          <w:rFonts w:ascii="Microsoft Sans Serif" w:eastAsia="Times New Roman" w:hAnsi="Microsoft Sans Serif" w:cs="Microsoft Sans Serif"/>
          <w:sz w:val="24"/>
          <w:szCs w:val="24"/>
          <w:lang w:val="lt-LT"/>
        </w:rPr>
        <w:t>. Gavome, kad šiame sektoriuje vidutinis laikotarpis, kuriame kaina išlieka nepakeista iki krizės yra 7,7 ketvirčio, o po krizės 8,2 ketvirčiai. Nors skaičiai remiantis apklausomis Lietuvoje yra gana netikslūs</w:t>
      </w:r>
      <w:ins w:id="223" w:author="DCelov" w:date="2015-11-29T22:50:00Z">
        <w:r w:rsidR="00CD51AD">
          <w:rPr>
            <w:rFonts w:ascii="Microsoft Sans Serif" w:eastAsia="Times New Roman" w:hAnsi="Microsoft Sans Serif" w:cs="Microsoft Sans Serif"/>
            <w:sz w:val="24"/>
            <w:szCs w:val="24"/>
            <w:lang w:val="lt-LT"/>
          </w:rPr>
          <w:t>.</w:t>
        </w:r>
      </w:ins>
      <w:r w:rsidRPr="00C367F6">
        <w:rPr>
          <w:rFonts w:ascii="Microsoft Sans Serif" w:eastAsia="Times New Roman" w:hAnsi="Microsoft Sans Serif" w:cs="Microsoft Sans Serif"/>
          <w:sz w:val="24"/>
          <w:szCs w:val="24"/>
          <w:lang w:val="lt-LT"/>
        </w:rPr>
        <w:t xml:space="preserve"> </w:t>
      </w:r>
      <w:ins w:id="224" w:author="DCelov" w:date="2015-11-29T22:50:00Z">
        <w:r w:rsidR="00CD51AD">
          <w:rPr>
            <w:rFonts w:ascii="Microsoft Sans Serif" w:eastAsia="Times New Roman" w:hAnsi="Microsoft Sans Serif" w:cs="Microsoft Sans Serif"/>
            <w:sz w:val="24"/>
            <w:szCs w:val="24"/>
            <w:lang w:val="lt-LT"/>
          </w:rPr>
          <w:t>Š</w:t>
        </w:r>
      </w:ins>
      <w:del w:id="225" w:author="DCelov" w:date="2015-11-29T22:50:00Z">
        <w:r w:rsidRPr="00C367F6" w:rsidDel="00CD51AD">
          <w:rPr>
            <w:rFonts w:ascii="Microsoft Sans Serif" w:eastAsia="Times New Roman" w:hAnsi="Microsoft Sans Serif" w:cs="Microsoft Sans Serif"/>
            <w:sz w:val="24"/>
            <w:szCs w:val="24"/>
            <w:lang w:val="lt-LT"/>
          </w:rPr>
          <w:delText>( š</w:delText>
        </w:r>
      </w:del>
      <w:r w:rsidRPr="00C367F6">
        <w:rPr>
          <w:rFonts w:ascii="Microsoft Sans Serif" w:eastAsia="Times New Roman" w:hAnsi="Microsoft Sans Serif" w:cs="Microsoft Sans Serif"/>
          <w:sz w:val="24"/>
          <w:szCs w:val="24"/>
          <w:lang w:val="lt-LT"/>
        </w:rPr>
        <w:t xml:space="preserve">i kreivė yra gana jautri prielaidoms, nors tuo pačiu Europos centrinio banko įverčiai rodo </w:t>
      </w:r>
      <w:del w:id="226" w:author="DCelov" w:date="2015-11-29T22:50:00Z">
        <w:r w:rsidRPr="00C367F6" w:rsidDel="00CD51AD">
          <w:rPr>
            <w:rFonts w:ascii="Microsoft Sans Serif" w:eastAsia="Times New Roman" w:hAnsi="Microsoft Sans Serif" w:cs="Microsoft Sans Serif"/>
            <w:sz w:val="24"/>
            <w:szCs w:val="24"/>
            <w:lang w:val="lt-LT"/>
          </w:rPr>
          <w:delText xml:space="preserve">gana </w:delText>
        </w:r>
      </w:del>
      <w:r w:rsidRPr="00C367F6">
        <w:rPr>
          <w:rFonts w:ascii="Microsoft Sans Serif" w:eastAsia="Times New Roman" w:hAnsi="Microsoft Sans Serif" w:cs="Microsoft Sans Serif"/>
          <w:sz w:val="24"/>
          <w:szCs w:val="24"/>
          <w:lang w:val="lt-LT"/>
        </w:rPr>
        <w:t>ilgesnius laikotarpius nei tuime apklausose</w:t>
      </w:r>
      <w:ins w:id="227" w:author="DCelov" w:date="2015-11-29T22:50:00Z">
        <w:r w:rsidR="00CD51AD">
          <w:rPr>
            <w:rFonts w:ascii="Microsoft Sans Serif" w:eastAsia="Times New Roman" w:hAnsi="Microsoft Sans Serif" w:cs="Microsoft Sans Serif"/>
            <w:sz w:val="24"/>
            <w:szCs w:val="24"/>
            <w:lang w:val="lt-LT"/>
          </w:rPr>
          <w:t>.</w:t>
        </w:r>
      </w:ins>
      <w:del w:id="228" w:author="DCelov" w:date="2015-11-29T22:50:00Z">
        <w:r w:rsidRPr="00C367F6" w:rsidDel="00CD51AD">
          <w:rPr>
            <w:rFonts w:ascii="Microsoft Sans Serif" w:eastAsia="Times New Roman" w:hAnsi="Microsoft Sans Serif" w:cs="Microsoft Sans Serif"/>
            <w:sz w:val="24"/>
            <w:szCs w:val="24"/>
            <w:lang w:val="lt-LT"/>
          </w:rPr>
          <w:delText>),</w:delText>
        </w:r>
      </w:del>
      <w:r w:rsidRPr="00C367F6">
        <w:rPr>
          <w:rFonts w:ascii="Microsoft Sans Serif" w:eastAsia="Times New Roman" w:hAnsi="Microsoft Sans Serif" w:cs="Microsoft Sans Serif"/>
          <w:sz w:val="24"/>
          <w:szCs w:val="24"/>
          <w:lang w:val="lt-LT"/>
        </w:rPr>
        <w:t xml:space="preserve"> </w:t>
      </w:r>
      <w:ins w:id="229" w:author="DCelov" w:date="2015-11-29T22:50:00Z">
        <w:r w:rsidR="00CD51AD">
          <w:rPr>
            <w:rFonts w:ascii="Microsoft Sans Serif" w:eastAsia="Times New Roman" w:hAnsi="Microsoft Sans Serif" w:cs="Microsoft Sans Serif"/>
            <w:sz w:val="24"/>
            <w:szCs w:val="24"/>
            <w:lang w:val="lt-LT"/>
          </w:rPr>
          <w:t>Vis tiek,</w:t>
        </w:r>
      </w:ins>
      <w:del w:id="230" w:author="DCelov" w:date="2015-11-29T22:50:00Z">
        <w:r w:rsidRPr="00C367F6" w:rsidDel="00CD51AD">
          <w:rPr>
            <w:rFonts w:ascii="Microsoft Sans Serif" w:eastAsia="Times New Roman" w:hAnsi="Microsoft Sans Serif" w:cs="Microsoft Sans Serif"/>
            <w:sz w:val="24"/>
            <w:szCs w:val="24"/>
            <w:lang w:val="lt-LT"/>
          </w:rPr>
          <w:delText>bet</w:delText>
        </w:r>
      </w:del>
      <w:r w:rsidRPr="00C367F6">
        <w:rPr>
          <w:rFonts w:ascii="Microsoft Sans Serif" w:eastAsia="Times New Roman" w:hAnsi="Microsoft Sans Serif" w:cs="Microsoft Sans Serif"/>
          <w:sz w:val="24"/>
          <w:szCs w:val="24"/>
          <w:lang w:val="lt-LT"/>
        </w:rPr>
        <w:t xml:space="preserve"> galime </w:t>
      </w:r>
      <w:ins w:id="231" w:author="DCelov" w:date="2015-11-29T22:50:00Z">
        <w:r w:rsidR="00CD51AD">
          <w:rPr>
            <w:rFonts w:ascii="Microsoft Sans Serif" w:eastAsia="Times New Roman" w:hAnsi="Microsoft Sans Serif" w:cs="Microsoft Sans Serif"/>
            <w:sz w:val="24"/>
            <w:szCs w:val="24"/>
            <w:lang w:val="lt-LT"/>
          </w:rPr>
          <w:t xml:space="preserve">atsargiai </w:t>
        </w:r>
      </w:ins>
      <w:r w:rsidRPr="00C367F6">
        <w:rPr>
          <w:rFonts w:ascii="Microsoft Sans Serif" w:eastAsia="Times New Roman" w:hAnsi="Microsoft Sans Serif" w:cs="Microsoft Sans Serif"/>
          <w:sz w:val="24"/>
          <w:szCs w:val="24"/>
          <w:lang w:val="lt-LT"/>
        </w:rPr>
        <w:t xml:space="preserve">teigti, kad gauti rezultatai interpretavimo prasme yra reikšmingi. Taipogi, gavome, kad vidutiniškai 30% savo kainas perskaičiuoja remdamiesi praeities kainomis. Šie rezultatai gana logiški atsižvelgiant į šio sektoriaus specifiką.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Paslaugų sektoriaus atveju gavome, kad sudaryta NKPC nepaaiškina šio sektoriaus infliacijos. Todėl galime teigti, kad šis sektorius tikėtina naudojasi kažkokia kita kainodara. Po modifikacijų gavome, kad paslaugų sektoriaus infliacija reikšmingai priklauso nuo praeito laikotarpio infliacijos ir praeito laikotarpio realiosios vienetinės darbo kainos skirtumų. Taipogi, gavome, kad vidutinis laikotarpis tarp kainų keitimo yra 9,2. Jis taipogi, remiantis atliktomis apklausomis, yra gana netikslus. Be to, gavome, </w:t>
      </w:r>
      <w:r w:rsidRPr="00C367F6">
        <w:rPr>
          <w:rFonts w:ascii="Microsoft Sans Serif" w:eastAsia="Times New Roman" w:hAnsi="Microsoft Sans Serif" w:cs="Microsoft Sans Serif"/>
          <w:sz w:val="24"/>
          <w:szCs w:val="24"/>
          <w:lang w:val="lt-LT"/>
        </w:rPr>
        <w:lastRenderedPageBreak/>
        <w:t>kad šiame sektoriuje vidutiniškai 67% firmų savo kainas perskaičiuoja remdamiesi praeities kainomis. Kadangi šis sektorius gana uždaras, todėl rezultatus galime interpretuoti kaip gana artimus tiesai.</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Vertinant gautų vidutinių kainų trukmės laikotarpių prasmę gavome gana logišką rezultatą, kad apdirbamosios pramonės sektoriau kainos vidutiniškai yra trumpesnės trukmės nei paslaugų sektoriau kainos. Ši išvada neprieštarauja tam, kad atvirame sektoriuje kainos yra keičiamos dažniau nei uždarame. Be to, paslaugų sektoriuje bene dvigubai daugiau firmų kainodarą formuoja pagal praeities kainas lyginant su apdirbamosios pramonės sektoriumi. Tai leidžia daryti išvadą, kad šio sektoriaus kainodara yra sunkiau nuspėjama.</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Gauta, kad paslaugų sektoriaus firmos lyginant su apdirbamosios pramonės sektoriumi savo kainodarą formuoja padrikiau: vertina tik paskutinio laikotarpio infliaciją, kainos vidutinis laikotarpis ilgesnis, reikšmingai infliaciją veikia tik </w:t>
      </w:r>
      <w:r w:rsidRPr="00C367F6">
        <w:rPr>
          <w:rFonts w:ascii="Microsoft Sans Serif" w:eastAsia="Times New Roman" w:hAnsi="Microsoft Sans Serif" w:cs="Microsoft Sans Serif"/>
          <w:i/>
          <w:sz w:val="24"/>
          <w:szCs w:val="24"/>
          <w:lang w:val="lt-LT"/>
        </w:rPr>
        <w:t>RULC</w:t>
      </w:r>
      <w:r w:rsidRPr="00C367F6">
        <w:rPr>
          <w:rFonts w:ascii="Microsoft Sans Serif" w:eastAsia="Times New Roman" w:hAnsi="Microsoft Sans Serif" w:cs="Microsoft Sans Serif"/>
          <w:sz w:val="24"/>
          <w:szCs w:val="24"/>
          <w:lang w:val="lt-LT"/>
        </w:rPr>
        <w:t xml:space="preserve"> pokyčiai bei kainas apskaičiuoja remdamasi praeitomis kainomis, o ne vertinant platesnį parametrų </w:t>
      </w:r>
      <w:commentRangeStart w:id="232"/>
      <w:r w:rsidRPr="00C367F6">
        <w:rPr>
          <w:rFonts w:ascii="Microsoft Sans Serif" w:eastAsia="Times New Roman" w:hAnsi="Microsoft Sans Serif" w:cs="Microsoft Sans Serif"/>
          <w:sz w:val="24"/>
          <w:szCs w:val="24"/>
          <w:lang w:val="lt-LT"/>
        </w:rPr>
        <w:t>spektrą</w:t>
      </w:r>
      <w:commentRangeEnd w:id="232"/>
      <w:r w:rsidR="005910A8">
        <w:rPr>
          <w:rStyle w:val="CommentReference"/>
        </w:rPr>
        <w:commentReference w:id="232"/>
      </w:r>
      <w:r w:rsidRPr="00C367F6">
        <w:rPr>
          <w:rFonts w:ascii="Microsoft Sans Serif" w:eastAsia="Times New Roman" w:hAnsi="Microsoft Sans Serif" w:cs="Microsoft Sans Serif"/>
          <w:sz w:val="24"/>
          <w:szCs w:val="24"/>
          <w:lang w:val="lt-LT"/>
        </w:rPr>
        <w:t>.</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Atlikus testus gauti rezultatai byloja, kad Lietuvos atveju Ballaso - Samuelsono efekto kombinacija su uždarbio-kainų spirale negalioja. Tai yra, kad pramonės kainų pokyčiai paslaugų kainoms reikšmingos įtakos neturi. Manome, kad pagrindinė to priežastis yra, kad Lietuva kryptingai vystosi paslaugų ūkio didėjimo link.</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Taipogi, atlikus testus apdirbamosios pramonės ir paslaugų sektoriaus kainų infliacijai gavome, kad paslaugų sektoriaus infliacija yra jautri svyravimams arba kitaip sakant - volatili. Apdirbamosios pramonės sektoriaus atveju rezultatai buvo neigiami. Tai patvirtino NKPC atveju gauti rezultatai, kad paslaugų sektoriaus kainodara yra jautri šokams ir tuo pačiu pramonės sektoriaus kainodara gana stabili.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Gauti rezultatai paslaugų sektoriaus kainų infliacijai leidžia teigti, kad šio sektoriaus kainodara yra labiau lemiama impulsų ir išskirčių. Tuo pačiu gavome, kad apdirbamosios pramonės sektoriaus infliacija yra gana pastovi ir rezultatai leidžia teigti, kad šio sektoriaus kainodara yra atsakingesnė ir labiau suplanuota negu lyginant su paslaugų sektoriumi.</w:t>
      </w:r>
    </w:p>
    <w:p w:rsidR="00E63D23" w:rsidRPr="00C367F6" w:rsidRDefault="00E63D23" w:rsidP="00E63D23">
      <w:pPr>
        <w:pStyle w:val="Normal1"/>
        <w:spacing w:after="0" w:line="360" w:lineRule="auto"/>
        <w:ind w:firstLine="279"/>
        <w:jc w:val="both"/>
        <w:rPr>
          <w:rFonts w:ascii="Microsoft Sans Serif" w:eastAsia="Times New Roman" w:hAnsi="Microsoft Sans Serif" w:cs="Microsoft Sans Serif"/>
          <w:b/>
          <w:sz w:val="28"/>
          <w:szCs w:val="28"/>
          <w:lang w:val="lt-LT"/>
        </w:rPr>
      </w:pPr>
      <w:r w:rsidRPr="00C367F6">
        <w:rPr>
          <w:rFonts w:ascii="Microsoft Sans Serif" w:eastAsia="Times New Roman" w:hAnsi="Microsoft Sans Serif" w:cs="Microsoft Sans Serif"/>
          <w:sz w:val="24"/>
          <w:szCs w:val="24"/>
          <w:lang w:val="lt-LT"/>
        </w:rPr>
        <w:t xml:space="preserve">Vis dėlto, gauti NKPC įverčių netikslumai patvirtino mūsų hipotezę, kad padarytos prielaidos gana stipriai veikia šį modelį. Norint tikslinti koeficientus, pirmiausiai, siūlytume kaip galima tiksliau įvertinti ribines sąnaudas. Taipogi, tikėtina, kad pramonės </w:t>
      </w:r>
      <w:r w:rsidRPr="00C367F6">
        <w:rPr>
          <w:rFonts w:ascii="Microsoft Sans Serif" w:eastAsia="Times New Roman" w:hAnsi="Microsoft Sans Serif" w:cs="Microsoft Sans Serif"/>
          <w:sz w:val="24"/>
          <w:szCs w:val="24"/>
          <w:lang w:val="lt-LT"/>
        </w:rPr>
        <w:lastRenderedPageBreak/>
        <w:t>sektoriaus kainas stipriai veikia žaliavų kainos, bei bendra šio sektoriaus Europos sąjungos infliacija. Manome, kad atsisakius šių prielaidų, koeficientai turėtų būti stipriai tikslesni remiantis minėtomis apklausomis.</w:t>
      </w:r>
      <w:bookmarkStart w:id="233" w:name="h.ucqld48ss30z" w:colFirst="0" w:colLast="0"/>
      <w:bookmarkStart w:id="234" w:name="_Toc436578931"/>
      <w:bookmarkEnd w:id="233"/>
      <w:r w:rsidRPr="00C367F6">
        <w:rPr>
          <w:rFonts w:ascii="Microsoft Sans Serif" w:eastAsia="Times New Roman" w:hAnsi="Microsoft Sans Serif" w:cs="Microsoft Sans Serif"/>
          <w:sz w:val="28"/>
          <w:szCs w:val="28"/>
          <w:lang w:val="lt-LT"/>
        </w:rPr>
        <w:br w:type="page"/>
      </w:r>
    </w:p>
    <w:p w:rsidR="00C91667" w:rsidRPr="00C367F6" w:rsidRDefault="00E63D23">
      <w:pPr>
        <w:pStyle w:val="Heading1"/>
        <w:spacing w:after="0" w:line="360" w:lineRule="auto"/>
        <w:ind w:left="720"/>
        <w:contextualSpacing w:val="0"/>
        <w:rPr>
          <w:rFonts w:ascii="Microsoft Sans Serif" w:hAnsi="Microsoft Sans Serif" w:cs="Microsoft Sans Serif"/>
          <w:lang w:val="lt-LT"/>
        </w:rPr>
      </w:pPr>
      <w:commentRangeStart w:id="235"/>
      <w:del w:id="236" w:author="DCelov" w:date="2015-11-29T23:04:00Z">
        <w:r w:rsidRPr="00C367F6" w:rsidDel="006A0875">
          <w:rPr>
            <w:rFonts w:ascii="Microsoft Sans Serif" w:eastAsia="Times New Roman" w:hAnsi="Microsoft Sans Serif" w:cs="Microsoft Sans Serif"/>
            <w:sz w:val="28"/>
            <w:szCs w:val="28"/>
            <w:lang w:val="lt-LT"/>
          </w:rPr>
          <w:lastRenderedPageBreak/>
          <w:delText xml:space="preserve">7. </w:delText>
        </w:r>
      </w:del>
      <w:r w:rsidRPr="00C367F6">
        <w:rPr>
          <w:rFonts w:ascii="Microsoft Sans Serif" w:eastAsia="Times New Roman" w:hAnsi="Microsoft Sans Serif" w:cs="Microsoft Sans Serif"/>
          <w:sz w:val="28"/>
          <w:szCs w:val="28"/>
          <w:lang w:val="lt-LT"/>
        </w:rPr>
        <w:t>Šaltiniai</w:t>
      </w:r>
      <w:bookmarkEnd w:id="234"/>
      <w:r w:rsidRPr="00C367F6">
        <w:rPr>
          <w:rFonts w:ascii="Microsoft Sans Serif" w:hAnsi="Microsoft Sans Serif" w:cs="Microsoft Sans Serif"/>
          <w:sz w:val="28"/>
          <w:szCs w:val="28"/>
          <w:lang w:val="lt-LT"/>
        </w:rPr>
        <w:t xml:space="preserve"> </w:t>
      </w:r>
      <w:commentRangeEnd w:id="235"/>
      <w:r w:rsidR="006A0875">
        <w:rPr>
          <w:rStyle w:val="CommentReference"/>
          <w:b w:val="0"/>
        </w:rPr>
        <w:commentReference w:id="235"/>
      </w:r>
    </w:p>
    <w:p w:rsidR="00C91667" w:rsidRPr="00C367F6" w:rsidRDefault="00C91667">
      <w:pPr>
        <w:pStyle w:val="Normal1"/>
        <w:spacing w:after="0" w:line="360" w:lineRule="auto"/>
        <w:ind w:left="720"/>
        <w:rPr>
          <w:rFonts w:ascii="Microsoft Sans Serif" w:hAnsi="Microsoft Sans Serif" w:cs="Microsoft Sans Serif"/>
          <w:lang w:val="lt-LT"/>
        </w:rPr>
      </w:pP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commentRangeStart w:id="237"/>
      <w:r w:rsidRPr="00C367F6">
        <w:rPr>
          <w:rFonts w:ascii="Microsoft Sans Serif" w:eastAsia="Times New Roman" w:hAnsi="Microsoft Sans Serif" w:cs="Microsoft Sans Serif"/>
          <w:sz w:val="24"/>
          <w:szCs w:val="24"/>
          <w:lang w:val="lt-LT"/>
        </w:rPr>
        <w:t>Andreas</w:t>
      </w:r>
      <w:commentRangeEnd w:id="237"/>
      <w:r w:rsidR="006A0875">
        <w:rPr>
          <w:rStyle w:val="CommentReference"/>
        </w:rPr>
        <w:commentReference w:id="237"/>
      </w:r>
      <w:r w:rsidRPr="00C367F6">
        <w:rPr>
          <w:rFonts w:ascii="Microsoft Sans Serif" w:eastAsia="Times New Roman" w:hAnsi="Microsoft Sans Serif" w:cs="Microsoft Sans Serif"/>
          <w:sz w:val="24"/>
          <w:szCs w:val="24"/>
          <w:lang w:val="lt-LT"/>
        </w:rPr>
        <w:t xml:space="preserve"> Hornea „Introduction to the new Keynesian Phillips curve”</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Chris Brooks „Introductory econometrics for finance”</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Dmitrij Celov „</w:t>
      </w:r>
      <w:commentRangeStart w:id="238"/>
      <w:r w:rsidRPr="00C367F6">
        <w:rPr>
          <w:rFonts w:ascii="Microsoft Sans Serif" w:eastAsia="Times New Roman" w:hAnsi="Microsoft Sans Serif" w:cs="Microsoft Sans Serif"/>
          <w:sz w:val="24"/>
          <w:szCs w:val="24"/>
          <w:lang w:val="lt-LT"/>
        </w:rPr>
        <w:t>Lithuania economics model for projections and analysis</w:t>
      </w:r>
      <w:commentRangeEnd w:id="238"/>
      <w:r w:rsidR="006A0875">
        <w:rPr>
          <w:rStyle w:val="CommentReference"/>
        </w:rPr>
        <w:commentReference w:id="238"/>
      </w:r>
      <w:r w:rsidRPr="00C367F6">
        <w:rPr>
          <w:rFonts w:ascii="Microsoft Sans Serif" w:eastAsia="Times New Roman" w:hAnsi="Microsoft Sans Serif" w:cs="Microsoft Sans Serif"/>
          <w:sz w:val="24"/>
          <w:szCs w:val="24"/>
          <w:lang w:val="lt-LT"/>
        </w:rPr>
        <w:t>”</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Ernestas Virbickas „New Keynesian Phillips curve in Lithuania”</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Ernestas Virbickas „Price Setting in Lithuania: More Evidence from the Survey of Firms”</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Ernestas Virbickas „Wage and price setting behaviour of Lithuania firms”</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Fabio Rumler „Estimates of the open economy new keynesian phillips curve for euro are countries”</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Guilermo Calvo „</w:t>
      </w:r>
      <w:r w:rsidRPr="006A0875">
        <w:rPr>
          <w:rFonts w:ascii="Microsoft Sans Serif" w:eastAsia="Times New Roman" w:hAnsi="Microsoft Sans Serif" w:cs="Microsoft Sans Serif"/>
          <w:color w:val="252525"/>
          <w:sz w:val="24"/>
          <w:szCs w:val="24"/>
          <w:highlight w:val="white"/>
          <w:lang w:val="lt-LT"/>
          <w:rPrChange w:id="239" w:author="DCelov" w:date="2015-11-29T23:00:00Z">
            <w:rPr>
              <w:rFonts w:ascii="Microsoft Sans Serif" w:eastAsia="Times New Roman" w:hAnsi="Microsoft Sans Serif" w:cs="Microsoft Sans Serif"/>
              <w:color w:val="252525"/>
              <w:sz w:val="21"/>
              <w:szCs w:val="21"/>
              <w:highlight w:val="white"/>
              <w:lang w:val="lt-LT"/>
            </w:rPr>
          </w:rPrChange>
        </w:rPr>
        <w:t>Staggered Prices in a Utility-Maximizing Framework”</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 xml:space="preserve">Gunnar Bardsen, Oyvind Eitrheim, Eilev S. Jansen, Ragnar Nymoen „The econometrics of macroeconomic modelling” </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Igor Vetlov „Infliacijos inercijos analizė”</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Jordi Gali ir Mark Getler „Inflation dynamics: A structural econometric analysis”</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Julius Stakėnas „Forecasting Lithuanian inflation”</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Lietuvos bankas „Lietuvos ekonomikos apžvalga” (visi numeriai)</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Lietuvos banko pranešimai Seimui</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Lietuvos statistikos departamentas „Ekonominės veiklos rūšių klasifikatorius”</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Lietuvos statistikos departamentas „SVKI skaičiavimo metodika”</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Patric K.Asea and W.Max Corden „The Ballasa - Samuelson model: An overview”</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Peter McAdam and Alpo Willman „ State- dependency and firm-level optimization”</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Remigijus Lapinskas „Parctical econometrics. II. Time series analysis”</w:t>
      </w:r>
    </w:p>
    <w:p w:rsidR="00E63D23" w:rsidRPr="00C367F6" w:rsidRDefault="00E63D23">
      <w:pPr>
        <w:pStyle w:val="Normal1"/>
        <w:numPr>
          <w:ilvl w:val="0"/>
          <w:numId w:val="1"/>
        </w:numPr>
        <w:spacing w:after="0" w:line="360" w:lineRule="auto"/>
        <w:ind w:hanging="360"/>
        <w:contextualSpacing/>
        <w:rPr>
          <w:rFonts w:ascii="Microsoft Sans Serif" w:eastAsia="Times New Roman" w:hAnsi="Microsoft Sans Serif" w:cs="Microsoft Sans Serif"/>
          <w:sz w:val="24"/>
          <w:szCs w:val="24"/>
          <w:lang w:val="lt-LT"/>
        </w:rPr>
      </w:pPr>
      <w:r w:rsidRPr="00C367F6">
        <w:rPr>
          <w:rFonts w:ascii="Microsoft Sans Serif" w:eastAsia="Times New Roman" w:hAnsi="Microsoft Sans Serif" w:cs="Microsoft Sans Serif"/>
          <w:sz w:val="24"/>
          <w:szCs w:val="24"/>
          <w:lang w:val="lt-LT"/>
        </w:rPr>
        <w:t>Robert G. King ir Mark W. Watson „Inflation and unit labour cost”</w:t>
      </w:r>
    </w:p>
    <w:p w:rsidR="00C91667" w:rsidRPr="00C367F6" w:rsidRDefault="00C91667">
      <w:pPr>
        <w:pStyle w:val="Heading1"/>
        <w:spacing w:after="0" w:line="360" w:lineRule="auto"/>
        <w:ind w:left="-5"/>
        <w:contextualSpacing w:val="0"/>
        <w:rPr>
          <w:rFonts w:ascii="Microsoft Sans Serif" w:hAnsi="Microsoft Sans Serif" w:cs="Microsoft Sans Serif"/>
          <w:lang w:val="lt-LT"/>
        </w:rPr>
      </w:pPr>
      <w:bookmarkStart w:id="240" w:name="h.p9wp80l0eyz3" w:colFirst="0" w:colLast="0"/>
      <w:bookmarkEnd w:id="240"/>
    </w:p>
    <w:p w:rsidR="00C91667" w:rsidRPr="00C367F6" w:rsidRDefault="00E63D23">
      <w:pPr>
        <w:pStyle w:val="Heading1"/>
        <w:spacing w:after="0" w:line="360" w:lineRule="auto"/>
        <w:ind w:left="-5"/>
        <w:contextualSpacing w:val="0"/>
        <w:rPr>
          <w:rFonts w:ascii="Microsoft Sans Serif" w:hAnsi="Microsoft Sans Serif" w:cs="Microsoft Sans Serif"/>
          <w:sz w:val="28"/>
          <w:szCs w:val="28"/>
          <w:lang w:val="lt-LT"/>
        </w:rPr>
      </w:pPr>
      <w:bookmarkStart w:id="241" w:name="h.fxliz6gipg58" w:colFirst="0" w:colLast="0"/>
      <w:bookmarkStart w:id="242" w:name="_Toc436578932"/>
      <w:bookmarkEnd w:id="241"/>
      <w:r w:rsidRPr="00C367F6">
        <w:rPr>
          <w:rFonts w:ascii="Microsoft Sans Serif" w:eastAsia="Times New Roman" w:hAnsi="Microsoft Sans Serif" w:cs="Microsoft Sans Serif"/>
          <w:sz w:val="28"/>
          <w:szCs w:val="28"/>
          <w:lang w:val="lt-LT"/>
        </w:rPr>
        <w:t>A.Priedai</w:t>
      </w:r>
      <w:bookmarkEnd w:id="242"/>
    </w:p>
    <w:p w:rsidR="00C91667" w:rsidRPr="00C367F6" w:rsidRDefault="00E63D23">
      <w:pPr>
        <w:pStyle w:val="Heading2"/>
        <w:spacing w:after="0" w:line="360" w:lineRule="auto"/>
        <w:ind w:left="-5"/>
        <w:contextualSpacing w:val="0"/>
        <w:rPr>
          <w:rFonts w:ascii="Microsoft Sans Serif" w:hAnsi="Microsoft Sans Serif" w:cs="Microsoft Sans Serif"/>
          <w:lang w:val="lt-LT"/>
        </w:rPr>
      </w:pPr>
      <w:bookmarkStart w:id="243" w:name="h.jc6501xe1uff" w:colFirst="0" w:colLast="0"/>
      <w:bookmarkStart w:id="244" w:name="_Toc436578933"/>
      <w:bookmarkEnd w:id="243"/>
      <w:r w:rsidRPr="00C367F6">
        <w:rPr>
          <w:rFonts w:ascii="Microsoft Sans Serif" w:eastAsia="Times New Roman" w:hAnsi="Microsoft Sans Serif" w:cs="Microsoft Sans Serif"/>
          <w:sz w:val="24"/>
          <w:szCs w:val="24"/>
          <w:lang w:val="lt-LT"/>
        </w:rPr>
        <w:t>A.1  Komentarai</w:t>
      </w:r>
      <w:bookmarkEnd w:id="244"/>
    </w:p>
    <w:p w:rsidR="00C91667" w:rsidRPr="00C367F6" w:rsidRDefault="00E63D23" w:rsidP="00AF7927">
      <w:pPr>
        <w:pStyle w:val="Normal1"/>
        <w:spacing w:after="0" w:line="360" w:lineRule="auto"/>
        <w:ind w:left="-5"/>
        <w:jc w:val="both"/>
        <w:rPr>
          <w:rFonts w:ascii="Microsoft Sans Serif" w:hAnsi="Microsoft Sans Serif" w:cs="Microsoft Sans Serif"/>
          <w:lang w:val="lt-LT"/>
        </w:rPr>
        <w:pPrChange w:id="245" w:author="DCelov" w:date="2015-11-29T23:05:00Z">
          <w:pPr>
            <w:pStyle w:val="Normal1"/>
            <w:spacing w:after="0" w:line="360" w:lineRule="auto"/>
            <w:ind w:left="-5"/>
          </w:pPr>
        </w:pPrChange>
      </w:pPr>
      <w:r w:rsidRPr="00C367F6">
        <w:rPr>
          <w:rFonts w:ascii="Microsoft Sans Serif" w:eastAsia="Times New Roman" w:hAnsi="Microsoft Sans Serif" w:cs="Microsoft Sans Serif"/>
          <w:sz w:val="24"/>
          <w:szCs w:val="24"/>
          <w:lang w:val="lt-LT"/>
        </w:rPr>
        <w:t xml:space="preserve">1 - Pagal vėliau gautus rezultatus turėsime, kad ši konstanta savo reikšmę keičia vieną kartą. Iš esmės, tai neprieštarauja šiai prielaidai, kadangi be prielaidos ši tikimybė kiekviename ketvirtyje yra skirtinga atsižvelgiant į įvykius rinkoje, politikoje ir žmogiškąjį faktorių. </w:t>
      </w:r>
    </w:p>
    <w:p w:rsidR="00C91667" w:rsidRPr="00C367F6" w:rsidRDefault="00E63D23" w:rsidP="00AF7927">
      <w:pPr>
        <w:pStyle w:val="Normal1"/>
        <w:spacing w:after="0" w:line="360" w:lineRule="auto"/>
        <w:ind w:left="-5"/>
        <w:jc w:val="both"/>
        <w:rPr>
          <w:rFonts w:ascii="Microsoft Sans Serif" w:hAnsi="Microsoft Sans Serif" w:cs="Microsoft Sans Serif"/>
          <w:lang w:val="lt-LT"/>
        </w:rPr>
        <w:pPrChange w:id="246" w:author="DCelov" w:date="2015-11-29T23:05:00Z">
          <w:pPr>
            <w:pStyle w:val="Normal1"/>
            <w:spacing w:after="0" w:line="360" w:lineRule="auto"/>
            <w:ind w:left="-5"/>
          </w:pPr>
        </w:pPrChange>
      </w:pPr>
      <w:r w:rsidRPr="00C367F6">
        <w:rPr>
          <w:rFonts w:ascii="Microsoft Sans Serif" w:eastAsia="Times New Roman" w:hAnsi="Microsoft Sans Serif" w:cs="Microsoft Sans Serif"/>
          <w:sz w:val="24"/>
          <w:szCs w:val="24"/>
          <w:lang w:val="lt-LT"/>
        </w:rPr>
        <w:t xml:space="preserve">2 - Ši formulė gražiai apsiskaičiuoja naudojant geometrinės tikimybė apibrėžimą. Europos centrinis bankas siūlo vietoje šios formulės, naudoti  </w:t>
      </w:r>
      <w:r w:rsidRPr="00C367F6">
        <w:rPr>
          <w:rFonts w:ascii="Microsoft Sans Serif" w:hAnsi="Microsoft Sans Serif" w:cs="Microsoft Sans Serif"/>
          <w:noProof/>
          <w:lang w:val="lt-LT" w:eastAsia="en-US"/>
        </w:rPr>
        <w:drawing>
          <wp:inline distT="19050" distB="19050" distL="19050" distR="19050">
            <wp:extent cx="812800" cy="355600"/>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5" cstate="print"/>
                    <a:srcRect/>
                    <a:stretch>
                      <a:fillRect/>
                    </a:stretch>
                  </pic:blipFill>
                  <pic:spPr>
                    <a:xfrm>
                      <a:off x="0" y="0"/>
                      <a:ext cx="812800" cy="355600"/>
                    </a:xfrm>
                    <a:prstGeom prst="rect">
                      <a:avLst/>
                    </a:prstGeom>
                    <a:ln/>
                  </pic:spPr>
                </pic:pic>
              </a:graphicData>
            </a:graphic>
          </wp:inline>
        </w:drawing>
      </w:r>
      <w:r w:rsidRPr="00C367F6">
        <w:rPr>
          <w:rFonts w:ascii="Microsoft Sans Serif" w:eastAsia="Times New Roman" w:hAnsi="Microsoft Sans Serif" w:cs="Microsoft Sans Serif"/>
          <w:sz w:val="24"/>
          <w:szCs w:val="24"/>
          <w:lang w:val="lt-LT"/>
        </w:rPr>
        <w:t>. Rašant šį darbą vis dar nėra bendro sutarimo, kuri iš šių formulių atspindi laikotarpį geriau.</w:t>
      </w:r>
    </w:p>
    <w:p w:rsidR="00C91667" w:rsidRPr="00C367F6" w:rsidRDefault="00E63D23" w:rsidP="00AF7927">
      <w:pPr>
        <w:pStyle w:val="Normal1"/>
        <w:spacing w:after="0" w:line="360" w:lineRule="auto"/>
        <w:ind w:left="-5"/>
        <w:jc w:val="both"/>
        <w:rPr>
          <w:rFonts w:ascii="Microsoft Sans Serif" w:hAnsi="Microsoft Sans Serif" w:cs="Microsoft Sans Serif"/>
          <w:lang w:val="lt-LT"/>
        </w:rPr>
        <w:pPrChange w:id="247" w:author="DCelov" w:date="2015-11-29T23:05:00Z">
          <w:pPr>
            <w:pStyle w:val="Normal1"/>
            <w:spacing w:after="0" w:line="360" w:lineRule="auto"/>
            <w:ind w:left="-5"/>
          </w:pPr>
        </w:pPrChange>
      </w:pPr>
      <w:r w:rsidRPr="00C367F6">
        <w:rPr>
          <w:rFonts w:ascii="Microsoft Sans Serif" w:eastAsia="Times New Roman" w:hAnsi="Microsoft Sans Serif" w:cs="Microsoft Sans Serif"/>
          <w:sz w:val="24"/>
          <w:szCs w:val="24"/>
          <w:lang w:val="lt-LT"/>
        </w:rPr>
        <w:t xml:space="preserve">3 - Paul Samuelson yra amerikietis, o Ballasa - Vengras. Tvirtinima, kad jie nebendradarbiavo teikiant pastebėjimus apie šį efektą. Be to, tuo pat metu šį efektą aprašė bent dar penki mokslininkai. Todėl vietoje minėto pavadinimo kartais naudojamas ir kitas pavadinimas - </w:t>
      </w:r>
      <w:r w:rsidRPr="00C367F6">
        <w:rPr>
          <w:rFonts w:ascii="Microsoft Sans Serif" w:eastAsia="Times New Roman" w:hAnsi="Microsoft Sans Serif" w:cs="Microsoft Sans Serif"/>
          <w:color w:val="252525"/>
          <w:sz w:val="24"/>
          <w:szCs w:val="24"/>
          <w:highlight w:val="white"/>
          <w:lang w:val="lt-LT"/>
        </w:rPr>
        <w:t xml:space="preserve">Ricardo–Viner–Harrod–Balassa–Samuelson–Penn–Bhagwati efektas. </w:t>
      </w:r>
    </w:p>
    <w:p w:rsidR="00C91667" w:rsidRPr="00C367F6" w:rsidRDefault="00E63D23">
      <w:pPr>
        <w:pStyle w:val="Heading2"/>
        <w:spacing w:after="0" w:line="360" w:lineRule="auto"/>
        <w:ind w:left="-5"/>
        <w:contextualSpacing w:val="0"/>
        <w:rPr>
          <w:rFonts w:ascii="Microsoft Sans Serif" w:hAnsi="Microsoft Sans Serif" w:cs="Microsoft Sans Serif"/>
          <w:lang w:val="lt-LT"/>
        </w:rPr>
      </w:pPr>
      <w:bookmarkStart w:id="248" w:name="h.yfl4jiz5t9jc" w:colFirst="0" w:colLast="0"/>
      <w:bookmarkStart w:id="249" w:name="_Toc436578934"/>
      <w:bookmarkEnd w:id="248"/>
      <w:r w:rsidRPr="00C367F6">
        <w:rPr>
          <w:rFonts w:ascii="Microsoft Sans Serif" w:eastAsia="Times New Roman" w:hAnsi="Microsoft Sans Serif" w:cs="Microsoft Sans Serif"/>
          <w:sz w:val="24"/>
          <w:szCs w:val="24"/>
          <w:lang w:val="lt-LT"/>
        </w:rPr>
        <w:t>A.2  Duomenys</w:t>
      </w:r>
      <w:bookmarkEnd w:id="249"/>
      <w:r w:rsidRPr="00C367F6">
        <w:rPr>
          <w:rFonts w:ascii="Microsoft Sans Serif" w:hAnsi="Microsoft Sans Serif" w:cs="Microsoft Sans Serif"/>
          <w:sz w:val="24"/>
          <w:szCs w:val="24"/>
          <w:lang w:val="lt-LT"/>
        </w:rPr>
        <w:t xml:space="preserve"> </w:t>
      </w:r>
    </w:p>
    <w:p w:rsidR="00C91667" w:rsidRPr="00C367F6" w:rsidRDefault="00E63D23">
      <w:pPr>
        <w:pStyle w:val="Normal1"/>
        <w:spacing w:after="0" w:line="360" w:lineRule="auto"/>
        <w:ind w:left="-5" w:firstLine="285"/>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Visi duomenys yra iš Eurostat svetainės. Žemiau esanti lentelė apibrėžia duomenų eilutes naudotas mūsų analizėje</w:t>
      </w:r>
      <w:r w:rsidRPr="00C367F6">
        <w:rPr>
          <w:rFonts w:ascii="Microsoft Sans Serif" w:eastAsia="Times New Roman" w:hAnsi="Microsoft Sans Serif" w:cs="Microsoft Sans Serif"/>
          <w:lang w:val="lt-LT"/>
        </w:rPr>
        <w:t>.</w:t>
      </w:r>
    </w:p>
    <w:p w:rsidR="00C91667" w:rsidRPr="00C367F6" w:rsidRDefault="00C91667">
      <w:pPr>
        <w:pStyle w:val="Normal1"/>
        <w:spacing w:after="0" w:line="360" w:lineRule="auto"/>
        <w:ind w:left="720"/>
        <w:rPr>
          <w:rFonts w:ascii="Microsoft Sans Serif" w:hAnsi="Microsoft Sans Serif" w:cs="Microsoft Sans Serif"/>
          <w:lang w:val="lt-LT"/>
        </w:rPr>
      </w:pPr>
    </w:p>
    <w:tbl>
      <w:tblPr>
        <w:tblStyle w:val="af6"/>
        <w:tblW w:w="9025" w:type="dxa"/>
        <w:tblBorders>
          <w:top w:val="nil"/>
          <w:left w:val="nil"/>
          <w:bottom w:val="nil"/>
          <w:right w:val="nil"/>
          <w:insideH w:val="nil"/>
          <w:insideV w:val="nil"/>
        </w:tblBorders>
        <w:tblLayout w:type="fixed"/>
        <w:tblLook w:val="0600"/>
      </w:tblPr>
      <w:tblGrid>
        <w:gridCol w:w="1919"/>
        <w:gridCol w:w="5416"/>
        <w:gridCol w:w="1690"/>
      </w:tblGrid>
      <w:tr w:rsidR="00C91667" w:rsidRPr="00C367F6">
        <w:tc>
          <w:tcPr>
            <w:tcW w:w="1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jc w:val="center"/>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Laiko eilutės</w:t>
            </w:r>
          </w:p>
        </w:tc>
        <w:tc>
          <w:tcPr>
            <w:tcW w:w="541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Apibrėžimas</w:t>
            </w:r>
          </w:p>
        </w:tc>
        <w:tc>
          <w:tcPr>
            <w:tcW w:w="16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Vienetai</w:t>
            </w:r>
          </w:p>
        </w:tc>
      </w:tr>
      <w:tr w:rsidR="00C91667" w:rsidRPr="00C367F6">
        <w:tc>
          <w:tcPr>
            <w:tcW w:w="9024"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jc w:val="center"/>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SVKI</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Pramonės SVKI</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Pramonės sektoriaus suderintas vartotojų kainų indeksas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Indeksas 2005=100</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Paslaugų SVKI</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Paslaugų sektoriaus suderintas vartotojų kainų indeksas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Indeksas 2005=100</w:t>
            </w:r>
          </w:p>
        </w:tc>
      </w:tr>
      <w:tr w:rsidR="00C91667" w:rsidRPr="00C367F6">
        <w:tc>
          <w:tcPr>
            <w:tcW w:w="9024"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jc w:val="center"/>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Algos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lastRenderedPageBreak/>
              <w:t>Pramonės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Darbuotojų algos pramonės sektoriuje</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G-I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Didmeninė ir mažmeninė prekyba; variklinių transporto priemonių ir motociklų remonto; transporto ir saugijomo; apgyvendinimo ir maitinimo paslagų veiklos sekcijų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J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Informacijos ir ryšių sekcijos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K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Financinės ir draudimo veiklos sekcijos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L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Nekilnojamo turto operacijų sekcijos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M-N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Profesinės, mokslinės, ir techninės veiklos; Administracinės ir aptarnavimo veiklos sekcijų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O-Q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Viešojo valdymo ir gynybos; Privalomojo socialinio draudimo; Švietimo; Žmonių sveikatos priežiūros ir socialinio darbo sekcijų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R-U algos</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Meninės, pramoginės ir poilsinės organizavimo veiklos; Kitos aptarnavimo veiklos; Namų ūkių, samdančių darbininkus, veiklos; Namų ūkio veiklos, susijusios su savoms reikmėms tenkinti skirtų nediferencijuojamų gaminių gamyba ir paslaugų teikimu; Ekstrateritorinių organizacijų ir įstaigų veiklos sekcijų darbuotojų algos</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w:t>
            </w:r>
          </w:p>
        </w:tc>
      </w:tr>
      <w:tr w:rsidR="00C91667" w:rsidRPr="00C367F6">
        <w:tc>
          <w:tcPr>
            <w:tcW w:w="9024"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jc w:val="center"/>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Realioji pridėtinė vertė</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Pramonės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Pramonės sektoriaus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G-I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Didmeninė ir mažmeninė prekyba; variklinių transporto priemonių ir motociklų remonto; transporto ir saugijomo; apgyvendinimo ir maitinimo paslagų veiklos sekcijų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J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Informacijos ir ryšių sekcijos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K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Financinės ir draudimo veiklos sekcijos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lastRenderedPageBreak/>
              <w:t>L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Nekilnojamo turto operacijų sekcijos darbuotojų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M-N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Profesinės, mokslinės, ir techninės veiklos; Administracinės ir aptarnavimo veiklos sekcijų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O-Q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Viešojo valdymo ir gynybos; Privalomojo socialinio draudimo; Švietimo; Žmonių sveikatos priežiūros ir socialinio darbo sekcijų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R-U  realioji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Meninės, pramoginės ir poilsinės organizavimo veiklos; Kitos aptarnavimo veiklos; Namų ūkių, samdančių darbininkus, veiklos; Namų ūkio veiklos, susijusios su savoms reikmėms tenkinti skirtų nediferencijuojamų gaminių gamyba ir paslaugų teikimu; Ekstrateritorinių organizacijų ir įstaigų veiklos sekcijų  realioji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2005 metų kainomis</w:t>
            </w:r>
          </w:p>
        </w:tc>
      </w:tr>
      <w:tr w:rsidR="00C91667" w:rsidRPr="00C367F6">
        <w:tc>
          <w:tcPr>
            <w:tcW w:w="9024"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jc w:val="center"/>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Nominalioji pridėtinė vertė</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Pramonės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Pramonės sektoriaus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G-I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Didmeninė ir mažmeninė prekyba; variklinių transporto priemonių ir motociklų remonto; transporto ir saugijomo; apgyvendinimo ir maitinimo paslagų veiklos sekcijų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J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Informacijos ir ryšių sekcijos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K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Financinės ir draudimo veiklos sekcijos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L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Nekilnojamo turto operacijų sekcijos darbuotojų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M-N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Profesinės, mokslinės, ir techninės veiklos; Administracinės ir aptarnavimo veiklos sekcijų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lastRenderedPageBreak/>
              <w:t>O-Q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Viešojo valdymo ir gynybos; Privalomojo socialinio draudimo; Švietimo; Žmonių sveikatos priežiūros ir socialinio darbo sekcijų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r w:rsidR="00C91667" w:rsidRPr="00C367F6">
        <w:tc>
          <w:tcPr>
            <w:tcW w:w="1919"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R-U  nominalioji pridėtinė vertė</w:t>
            </w:r>
          </w:p>
        </w:tc>
        <w:tc>
          <w:tcPr>
            <w:tcW w:w="5415" w:type="dxa"/>
            <w:tcBorders>
              <w:bottom w:val="single" w:sz="8" w:space="0" w:color="000000"/>
              <w:right w:val="single" w:sz="8" w:space="0" w:color="000000"/>
            </w:tcBorders>
            <w:tcMar>
              <w:top w:w="100" w:type="dxa"/>
              <w:left w:w="100" w:type="dxa"/>
              <w:bottom w:w="100" w:type="dxa"/>
              <w:right w:w="100" w:type="dxa"/>
            </w:tcMar>
            <w:vAlign w:val="bottom"/>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Meninės, pramoginės ir poilsinės organizavimo veiklos; Kitos aptarnavimo veiklos; Namų ūkių, samdančių darbininkus, veiklos; Namų ūkio veiklos, susijusios su savoms reikmėms tenkinti skirtų nediferencijuojamų gaminių gamyba ir paslaugų teikimu; Ekstrateritorinių organizacijų ir įstaigų veiklos sekcijų  nominalioji pridėtinė vertė</w:t>
            </w:r>
          </w:p>
        </w:tc>
        <w:tc>
          <w:tcPr>
            <w:tcW w:w="1690" w:type="dxa"/>
            <w:tcBorders>
              <w:bottom w:val="single" w:sz="8" w:space="0" w:color="000000"/>
              <w:right w:val="single" w:sz="8" w:space="0" w:color="000000"/>
            </w:tcBorders>
            <w:tcMar>
              <w:top w:w="100" w:type="dxa"/>
              <w:left w:w="100" w:type="dxa"/>
              <w:bottom w:w="100" w:type="dxa"/>
              <w:right w:w="100" w:type="dxa"/>
            </w:tcMar>
          </w:tcPr>
          <w:p w:rsidR="00C91667" w:rsidRPr="00C367F6" w:rsidRDefault="00E63D23">
            <w:pPr>
              <w:pStyle w:val="Normal1"/>
              <w:spacing w:after="0" w:line="360" w:lineRule="auto"/>
              <w:ind w:left="100"/>
              <w:rPr>
                <w:rFonts w:ascii="Microsoft Sans Serif" w:hAnsi="Microsoft Sans Serif" w:cs="Microsoft Sans Serif"/>
                <w:lang w:val="lt-LT"/>
              </w:rPr>
            </w:pPr>
            <w:r w:rsidRPr="00C367F6">
              <w:rPr>
                <w:rFonts w:ascii="Microsoft Sans Serif" w:eastAsia="Times New Roman" w:hAnsi="Microsoft Sans Serif" w:cs="Microsoft Sans Serif"/>
                <w:sz w:val="18"/>
                <w:szCs w:val="18"/>
                <w:lang w:val="lt-LT"/>
              </w:rPr>
              <w:t>Milijonai eurų esamomis kainomis</w:t>
            </w:r>
          </w:p>
        </w:tc>
      </w:tr>
    </w:tbl>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 </w:t>
      </w:r>
    </w:p>
    <w:p w:rsidR="00C91667" w:rsidRPr="00C367F6" w:rsidRDefault="00C91667">
      <w:pPr>
        <w:pStyle w:val="Normal1"/>
        <w:spacing w:after="0" w:line="360" w:lineRule="auto"/>
        <w:ind w:left="-5"/>
        <w:rPr>
          <w:rFonts w:ascii="Microsoft Sans Serif" w:hAnsi="Microsoft Sans Serif" w:cs="Microsoft Sans Serif"/>
          <w:lang w:val="lt-LT"/>
        </w:rPr>
      </w:pPr>
    </w:p>
    <w:p w:rsidR="00C91667" w:rsidRPr="00C367F6" w:rsidRDefault="00E63D23">
      <w:pPr>
        <w:pStyle w:val="Normal1"/>
        <w:spacing w:after="0" w:line="360" w:lineRule="auto"/>
        <w:ind w:left="-5" w:firstLine="285"/>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Šie duomenys buvo naudojami konstruojant realiosios darbo vieneto kainos (rulc) parametrus:</w:t>
      </w: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commentRangeStart w:id="250"/>
      <w:r w:rsidRPr="00C367F6">
        <w:rPr>
          <w:rFonts w:ascii="Microsoft Sans Serif" w:hAnsi="Microsoft Sans Serif" w:cs="Microsoft Sans Serif"/>
          <w:noProof/>
          <w:lang w:val="lt-LT" w:eastAsia="en-US"/>
        </w:rPr>
        <w:drawing>
          <wp:inline distT="19050" distB="19050" distL="19050" distR="19050">
            <wp:extent cx="4610100" cy="381000"/>
            <wp:effectExtent l="0" t="0" r="0" b="0"/>
            <wp:docPr id="101"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66" cstate="print"/>
                    <a:srcRect/>
                    <a:stretch>
                      <a:fillRect/>
                    </a:stretch>
                  </pic:blipFill>
                  <pic:spPr>
                    <a:xfrm>
                      <a:off x="0" y="0"/>
                      <a:ext cx="4610100" cy="381000"/>
                    </a:xfrm>
                    <a:prstGeom prst="rect">
                      <a:avLst/>
                    </a:prstGeom>
                    <a:ln/>
                  </pic:spPr>
                </pic:pic>
              </a:graphicData>
            </a:graphic>
          </wp:inline>
        </w:drawing>
      </w:r>
      <w:commentRangeEnd w:id="250"/>
      <w:r w:rsidR="00AF7927">
        <w:rPr>
          <w:rStyle w:val="CommentReference"/>
        </w:rPr>
        <w:commentReference w:id="250"/>
      </w: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4546600" cy="393700"/>
            <wp:effectExtent l="0" t="0" r="0" b="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67" cstate="print"/>
                    <a:srcRect/>
                    <a:stretch>
                      <a:fillRect/>
                    </a:stretch>
                  </pic:blipFill>
                  <pic:spPr>
                    <a:xfrm>
                      <a:off x="0" y="0"/>
                      <a:ext cx="4546600" cy="393700"/>
                    </a:xfrm>
                    <a:prstGeom prst="rect">
                      <a:avLst/>
                    </a:prstGeom>
                    <a:ln/>
                  </pic:spPr>
                </pic:pic>
              </a:graphicData>
            </a:graphic>
          </wp:inline>
        </w:drawing>
      </w: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E63D23">
      <w:pPr>
        <w:pStyle w:val="Normal1"/>
        <w:spacing w:after="0" w:line="360" w:lineRule="auto"/>
        <w:ind w:left="-5" w:firstLine="285"/>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Duomenys taip pat buvo naudojami apskaičiuoti penkis kintamuosius, naudojamus minėtiems Pramrulc ir Paslrulc apskaičiuoti.</w:t>
      </w: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670300" cy="508000"/>
            <wp:effectExtent l="0" t="0" r="0" b="0"/>
            <wp:docPr id="81"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68" cstate="print"/>
                    <a:srcRect/>
                    <a:stretch>
                      <a:fillRect/>
                    </a:stretch>
                  </pic:blipFill>
                  <pic:spPr>
                    <a:xfrm>
                      <a:off x="0" y="0"/>
                      <a:ext cx="3670300" cy="508000"/>
                    </a:xfrm>
                    <a:prstGeom prst="rect">
                      <a:avLst/>
                    </a:prstGeom>
                    <a:ln/>
                  </pic:spPr>
                </pic:pic>
              </a:graphicData>
            </a:graphic>
          </wp:inline>
        </w:drawing>
      </w: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581400" cy="444500"/>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9" cstate="print"/>
                    <a:srcRect/>
                    <a:stretch>
                      <a:fillRect/>
                    </a:stretch>
                  </pic:blipFill>
                  <pic:spPr>
                    <a:xfrm>
                      <a:off x="0" y="0"/>
                      <a:ext cx="3581400" cy="444500"/>
                    </a:xfrm>
                    <a:prstGeom prst="rect">
                      <a:avLst/>
                    </a:prstGeom>
                    <a:ln/>
                  </pic:spPr>
                </pic:pic>
              </a:graphicData>
            </a:graphic>
          </wp:inline>
        </w:drawing>
      </w: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4089400" cy="381000"/>
            <wp:effectExtent l="0" t="0" r="0" b="0"/>
            <wp:docPr id="97"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70" cstate="print"/>
                    <a:srcRect/>
                    <a:stretch>
                      <a:fillRect/>
                    </a:stretch>
                  </pic:blipFill>
                  <pic:spPr>
                    <a:xfrm>
                      <a:off x="0" y="0"/>
                      <a:ext cx="4089400" cy="381000"/>
                    </a:xfrm>
                    <a:prstGeom prst="rect">
                      <a:avLst/>
                    </a:prstGeom>
                    <a:ln/>
                  </pic:spPr>
                </pic:pic>
              </a:graphicData>
            </a:graphic>
          </wp:inline>
        </w:drawing>
      </w: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4114800" cy="381000"/>
            <wp:effectExtent l="0" t="0" r="0" b="0"/>
            <wp:docPr id="63"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1" cstate="print"/>
                    <a:srcRect/>
                    <a:stretch>
                      <a:fillRect/>
                    </a:stretch>
                  </pic:blipFill>
                  <pic:spPr>
                    <a:xfrm>
                      <a:off x="0" y="0"/>
                      <a:ext cx="4114800" cy="381000"/>
                    </a:xfrm>
                    <a:prstGeom prst="rect">
                      <a:avLst/>
                    </a:prstGeom>
                    <a:ln/>
                  </pic:spPr>
                </pic:pic>
              </a:graphicData>
            </a:graphic>
          </wp:inline>
        </w:drawing>
      </w: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197100" cy="5080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2" cstate="print"/>
                    <a:srcRect/>
                    <a:stretch>
                      <a:fillRect/>
                    </a:stretch>
                  </pic:blipFill>
                  <pic:spPr>
                    <a:xfrm>
                      <a:off x="0" y="0"/>
                      <a:ext cx="2197100" cy="508000"/>
                    </a:xfrm>
                    <a:prstGeom prst="rect">
                      <a:avLst/>
                    </a:prstGeom>
                    <a:ln/>
                  </pic:spPr>
                </pic:pic>
              </a:graphicData>
            </a:graphic>
          </wp:inline>
        </w:drawing>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C91667">
      <w:pPr>
        <w:pStyle w:val="Heading2"/>
        <w:spacing w:after="0" w:line="360" w:lineRule="auto"/>
        <w:contextualSpacing w:val="0"/>
        <w:rPr>
          <w:rFonts w:ascii="Microsoft Sans Serif" w:hAnsi="Microsoft Sans Serif" w:cs="Microsoft Sans Serif"/>
          <w:lang w:val="lt-LT"/>
        </w:rPr>
      </w:pPr>
      <w:bookmarkStart w:id="251" w:name="h.d0pgci4jwjaq" w:colFirst="0" w:colLast="0"/>
      <w:bookmarkEnd w:id="251"/>
    </w:p>
    <w:p w:rsidR="00C91667" w:rsidRPr="00C367F6" w:rsidRDefault="00C91667">
      <w:pPr>
        <w:pStyle w:val="Heading2"/>
        <w:spacing w:after="0" w:line="360" w:lineRule="auto"/>
        <w:contextualSpacing w:val="0"/>
        <w:rPr>
          <w:rFonts w:ascii="Microsoft Sans Serif" w:hAnsi="Microsoft Sans Serif" w:cs="Microsoft Sans Serif"/>
          <w:lang w:val="lt-LT"/>
        </w:rPr>
      </w:pPr>
      <w:bookmarkStart w:id="252" w:name="h.4olfi6s7fcbm" w:colFirst="0" w:colLast="0"/>
      <w:bookmarkEnd w:id="252"/>
    </w:p>
    <w:p w:rsidR="00C91667" w:rsidRPr="00C367F6" w:rsidRDefault="00C91667">
      <w:pPr>
        <w:pStyle w:val="Heading2"/>
        <w:spacing w:after="0" w:line="360" w:lineRule="auto"/>
        <w:contextualSpacing w:val="0"/>
        <w:rPr>
          <w:rFonts w:ascii="Microsoft Sans Serif" w:hAnsi="Microsoft Sans Serif" w:cs="Microsoft Sans Serif"/>
          <w:lang w:val="lt-LT"/>
        </w:rPr>
      </w:pPr>
      <w:bookmarkStart w:id="253" w:name="h.ioiq9zmwetr" w:colFirst="0" w:colLast="0"/>
      <w:bookmarkEnd w:id="253"/>
    </w:p>
    <w:p w:rsidR="00C91667" w:rsidRPr="00C367F6" w:rsidRDefault="00C91667">
      <w:pPr>
        <w:pStyle w:val="Normal1"/>
        <w:rPr>
          <w:rFonts w:ascii="Microsoft Sans Serif" w:hAnsi="Microsoft Sans Serif" w:cs="Microsoft Sans Serif"/>
          <w:lang w:val="lt-LT"/>
        </w:rPr>
      </w:pPr>
    </w:p>
    <w:p w:rsidR="00C91667" w:rsidRPr="00C367F6" w:rsidRDefault="00E63D23">
      <w:pPr>
        <w:pStyle w:val="Heading2"/>
        <w:contextualSpacing w:val="0"/>
        <w:rPr>
          <w:rFonts w:ascii="Microsoft Sans Serif" w:hAnsi="Microsoft Sans Serif" w:cs="Microsoft Sans Serif"/>
          <w:lang w:val="lt-LT"/>
        </w:rPr>
      </w:pPr>
      <w:bookmarkStart w:id="254" w:name="h.wqkcj8b6ttjt" w:colFirst="0" w:colLast="0"/>
      <w:bookmarkStart w:id="255" w:name="_Toc436578935"/>
      <w:bookmarkEnd w:id="254"/>
      <w:r w:rsidRPr="00C367F6">
        <w:rPr>
          <w:rFonts w:ascii="Microsoft Sans Serif" w:eastAsia="Times New Roman" w:hAnsi="Microsoft Sans Serif" w:cs="Microsoft Sans Serif"/>
          <w:sz w:val="24"/>
          <w:szCs w:val="24"/>
          <w:lang w:val="lt-LT"/>
        </w:rPr>
        <w:t>A.3 Apdirbamosios pramonės ir paslaugų sektorių volatilumo grafikai</w:t>
      </w:r>
      <w:bookmarkEnd w:id="255"/>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5731200" cy="2552700"/>
            <wp:effectExtent l="0" t="0" r="0" b="0"/>
            <wp:docPr id="106" name="image198.jpg" descr="PaslaugøSektoriausVolatilumasBeSezoniðkumo.jpeg"/>
            <wp:cNvGraphicFramePr/>
            <a:graphic xmlns:a="http://schemas.openxmlformats.org/drawingml/2006/main">
              <a:graphicData uri="http://schemas.openxmlformats.org/drawingml/2006/picture">
                <pic:pic xmlns:pic="http://schemas.openxmlformats.org/drawingml/2006/picture">
                  <pic:nvPicPr>
                    <pic:cNvPr id="0" name="image198.jpg" descr="PaslaugøSektoriausVolatilumasBeSezoniðkumo.jpeg"/>
                    <pic:cNvPicPr preferRelativeResize="0"/>
                  </pic:nvPicPr>
                  <pic:blipFill>
                    <a:blip r:embed="rId73" cstate="print"/>
                    <a:srcRect/>
                    <a:stretch>
                      <a:fillRect/>
                    </a:stretch>
                  </pic:blipFill>
                  <pic:spPr>
                    <a:xfrm>
                      <a:off x="0" y="0"/>
                      <a:ext cx="5731200" cy="2552700"/>
                    </a:xfrm>
                    <a:prstGeom prst="rect">
                      <a:avLst/>
                    </a:prstGeom>
                    <a:ln/>
                  </pic:spPr>
                </pic:pic>
              </a:graphicData>
            </a:graphic>
          </wp:inline>
        </w:drawing>
      </w: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5731200" cy="2489200"/>
            <wp:effectExtent l="0" t="0" r="0" b="0"/>
            <wp:docPr id="9" name="image28.jpg" descr="PramonësSektoriausVolatilumasBeSezoniðkumo.jpeg"/>
            <wp:cNvGraphicFramePr/>
            <a:graphic xmlns:a="http://schemas.openxmlformats.org/drawingml/2006/main">
              <a:graphicData uri="http://schemas.openxmlformats.org/drawingml/2006/picture">
                <pic:pic xmlns:pic="http://schemas.openxmlformats.org/drawingml/2006/picture">
                  <pic:nvPicPr>
                    <pic:cNvPr id="0" name="image28.jpg" descr="PramonësSektoriausVolatilumasBeSezoniðkumo.jpeg"/>
                    <pic:cNvPicPr preferRelativeResize="0"/>
                  </pic:nvPicPr>
                  <pic:blipFill>
                    <a:blip r:embed="rId74" cstate="print"/>
                    <a:srcRect/>
                    <a:stretch>
                      <a:fillRect/>
                    </a:stretch>
                  </pic:blipFill>
                  <pic:spPr>
                    <a:xfrm>
                      <a:off x="0" y="0"/>
                      <a:ext cx="5731200" cy="2489200"/>
                    </a:xfrm>
                    <a:prstGeom prst="rect">
                      <a:avLst/>
                    </a:prstGeom>
                    <a:ln/>
                  </pic:spPr>
                </pic:pic>
              </a:graphicData>
            </a:graphic>
          </wp:inline>
        </w:drawing>
      </w: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Heading2"/>
        <w:spacing w:after="0" w:line="360" w:lineRule="auto"/>
        <w:contextualSpacing w:val="0"/>
        <w:jc w:val="both"/>
        <w:rPr>
          <w:rFonts w:ascii="Microsoft Sans Serif" w:hAnsi="Microsoft Sans Serif" w:cs="Microsoft Sans Serif"/>
          <w:lang w:val="lt-LT"/>
        </w:rPr>
      </w:pPr>
      <w:bookmarkStart w:id="256" w:name="h.9iq5tgixh30r" w:colFirst="0" w:colLast="0"/>
      <w:bookmarkStart w:id="257" w:name="_Toc436578936"/>
      <w:bookmarkEnd w:id="256"/>
      <w:r w:rsidRPr="00C367F6">
        <w:rPr>
          <w:rFonts w:ascii="Microsoft Sans Serif" w:eastAsia="Times New Roman" w:hAnsi="Microsoft Sans Serif" w:cs="Microsoft Sans Serif"/>
          <w:sz w:val="24"/>
          <w:szCs w:val="24"/>
          <w:lang w:val="lt-LT"/>
        </w:rPr>
        <w:lastRenderedPageBreak/>
        <w:t>A.4  Apdirbamosios pramonės ir paslaugų sektorių  infliacija atitinkamuose metų ketvirčiuose</w:t>
      </w:r>
      <w:bookmarkEnd w:id="257"/>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Žemiau esantys grafikai pavaizduoja, kaip kinta ketvirtiniai duomenys tiriamu laikotarpiu. Galime pastebėti, kad paslaugų sektoriaus trečio ketvirčio duomenų kreivė beveik visada išlaiko poziciją virš kitų ketvirčių. Iš kitos pusės, ketvirto ketvirčio kreivė visada, išskyrus 2009 metus, išsilaiko apačioje, tai gali įtakoti šį ketvirtį vykstančios šventės ir per jas taikomos nuolaidos. Pažvelgus į apdirbamosios pramonės sektoriaus duomenų grafiką, galima pastebėti, kad ketvirto ketvirčio duomenų kreivė išsilaiko virš kitų. Nors krizės laikotarpiu šio ketvirčio infliacija krenta, tačiau ji po truputi kyla kitų ketvirčių atžvilgiu. Pažvelgus į pirmo ketvirčio kreivę, matome, kad ji yra žemiau nei kitos. Tačiau krizės pradžioje, šio ketvirčio infliacija kilo, o nuo 2009 metų pradėjo kristi. </w:t>
      </w:r>
    </w:p>
    <w:p w:rsidR="00C91667" w:rsidRPr="00C367F6" w:rsidRDefault="00E63D23">
      <w:pPr>
        <w:pStyle w:val="Normal1"/>
        <w:spacing w:after="0" w:line="360" w:lineRule="auto"/>
        <w:ind w:firstLine="279"/>
        <w:jc w:val="both"/>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Kadangi abiejų sektorių grafikų kreivės išlaiko tam tikrą poziciją, tai galime teigti, kad mūsų tiriamuose duomenyse yra sezoniškumas, kurį turime panaikinti.</w:t>
      </w: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4670138" cy="1954941"/>
            <wp:effectExtent l="0" t="0" r="0" b="0"/>
            <wp:docPr id="99" name="image189.jpg" descr="PaslaugøInfliacijaKetvirèiais.jpeg"/>
            <wp:cNvGraphicFramePr/>
            <a:graphic xmlns:a="http://schemas.openxmlformats.org/drawingml/2006/main">
              <a:graphicData uri="http://schemas.openxmlformats.org/drawingml/2006/picture">
                <pic:pic xmlns:pic="http://schemas.openxmlformats.org/drawingml/2006/picture">
                  <pic:nvPicPr>
                    <pic:cNvPr id="0" name="image189.jpg" descr="PaslaugøInfliacijaKetvirèiais.jpeg"/>
                    <pic:cNvPicPr preferRelativeResize="0"/>
                  </pic:nvPicPr>
                  <pic:blipFill>
                    <a:blip r:embed="rId75" cstate="print"/>
                    <a:srcRect/>
                    <a:stretch>
                      <a:fillRect/>
                    </a:stretch>
                  </pic:blipFill>
                  <pic:spPr>
                    <a:xfrm>
                      <a:off x="0" y="0"/>
                      <a:ext cx="4670138" cy="1954941"/>
                    </a:xfrm>
                    <a:prstGeom prst="rect">
                      <a:avLst/>
                    </a:prstGeom>
                    <a:ln/>
                  </pic:spPr>
                </pic:pic>
              </a:graphicData>
            </a:graphic>
          </wp:inline>
        </w:drawing>
      </w:r>
    </w:p>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4665375" cy="1844659"/>
            <wp:effectExtent l="0" t="0" r="0" b="0"/>
            <wp:docPr id="44" name="image91.jpg" descr="PramonësInfliacijaKetvirèiais.jpeg"/>
            <wp:cNvGraphicFramePr/>
            <a:graphic xmlns:a="http://schemas.openxmlformats.org/drawingml/2006/main">
              <a:graphicData uri="http://schemas.openxmlformats.org/drawingml/2006/picture">
                <pic:pic xmlns:pic="http://schemas.openxmlformats.org/drawingml/2006/picture">
                  <pic:nvPicPr>
                    <pic:cNvPr id="0" name="image91.jpg" descr="PramonësInfliacijaKetvirèiais.jpeg"/>
                    <pic:cNvPicPr preferRelativeResize="0"/>
                  </pic:nvPicPr>
                  <pic:blipFill>
                    <a:blip r:embed="rId76" cstate="print"/>
                    <a:srcRect/>
                    <a:stretch>
                      <a:fillRect/>
                    </a:stretch>
                  </pic:blipFill>
                  <pic:spPr>
                    <a:xfrm>
                      <a:off x="0" y="0"/>
                      <a:ext cx="4665375" cy="1844659"/>
                    </a:xfrm>
                    <a:prstGeom prst="rect">
                      <a:avLst/>
                    </a:prstGeom>
                    <a:ln/>
                  </pic:spPr>
                </pic:pic>
              </a:graphicData>
            </a:graphic>
          </wp:inline>
        </w:drawing>
      </w:r>
    </w:p>
    <w:p w:rsidR="00C91667" w:rsidRPr="00C367F6" w:rsidRDefault="00C91667">
      <w:pPr>
        <w:pStyle w:val="Normal1"/>
        <w:spacing w:after="0" w:line="360" w:lineRule="auto"/>
        <w:jc w:val="center"/>
        <w:rPr>
          <w:rFonts w:ascii="Microsoft Sans Serif" w:hAnsi="Microsoft Sans Serif" w:cs="Microsoft Sans Serif"/>
          <w:lang w:val="lt-LT"/>
        </w:rPr>
      </w:pPr>
    </w:p>
    <w:p w:rsidR="00C91667" w:rsidRPr="00C367F6" w:rsidRDefault="00E63D23">
      <w:pPr>
        <w:pStyle w:val="Normal1"/>
        <w:spacing w:after="0" w:line="360" w:lineRule="auto"/>
        <w:ind w:firstLine="279"/>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Panaikinus sezoniškumą, iš žemiau pavaizduotų grafikų, galime pastebėti, kad tiek paslaugų, tiek pramonės sektorių ketvirtiniai duomenys supanašėjo.</w:t>
      </w:r>
    </w:p>
    <w:p w:rsidR="00C91667" w:rsidRPr="00C367F6" w:rsidRDefault="00E63D23">
      <w:pPr>
        <w:pStyle w:val="Normal1"/>
        <w:spacing w:after="0" w:line="360" w:lineRule="auto"/>
        <w:ind w:left="12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lastRenderedPageBreak/>
        <w:drawing>
          <wp:inline distT="114300" distB="114300" distL="114300" distR="114300">
            <wp:extent cx="4650322" cy="2018438"/>
            <wp:effectExtent l="0" t="0" r="0" b="0"/>
            <wp:docPr id="28" name="image58.jpg" descr="PaslaugøSektoriausInfliacijaKetvirèiaisBeSezoniðkumo.jpeg"/>
            <wp:cNvGraphicFramePr/>
            <a:graphic xmlns:a="http://schemas.openxmlformats.org/drawingml/2006/main">
              <a:graphicData uri="http://schemas.openxmlformats.org/drawingml/2006/picture">
                <pic:pic xmlns:pic="http://schemas.openxmlformats.org/drawingml/2006/picture">
                  <pic:nvPicPr>
                    <pic:cNvPr id="0" name="image58.jpg" descr="PaslaugøSektoriausInfliacijaKetvirèiaisBeSezoniðkumo.jpeg"/>
                    <pic:cNvPicPr preferRelativeResize="0"/>
                  </pic:nvPicPr>
                  <pic:blipFill>
                    <a:blip r:embed="rId77" cstate="print"/>
                    <a:srcRect/>
                    <a:stretch>
                      <a:fillRect/>
                    </a:stretch>
                  </pic:blipFill>
                  <pic:spPr>
                    <a:xfrm>
                      <a:off x="0" y="0"/>
                      <a:ext cx="4650322" cy="2018438"/>
                    </a:xfrm>
                    <a:prstGeom prst="rect">
                      <a:avLst/>
                    </a:prstGeom>
                    <a:ln/>
                  </pic:spPr>
                </pic:pic>
              </a:graphicData>
            </a:graphic>
          </wp:inline>
        </w:drawing>
      </w:r>
    </w:p>
    <w:p w:rsidR="00C91667" w:rsidRPr="00C367F6" w:rsidRDefault="00E63D23">
      <w:pPr>
        <w:pStyle w:val="Normal1"/>
        <w:spacing w:after="0" w:line="360" w:lineRule="auto"/>
        <w:ind w:left="120"/>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14300" distB="114300" distL="114300" distR="114300">
            <wp:extent cx="4636411" cy="2018438"/>
            <wp:effectExtent l="0" t="0" r="0" b="0"/>
            <wp:docPr id="4" name="image19.jpg" descr="PramonësSektoriausInfliacijaKetvirèiaisBeSezoniðkumo.jpeg"/>
            <wp:cNvGraphicFramePr/>
            <a:graphic xmlns:a="http://schemas.openxmlformats.org/drawingml/2006/main">
              <a:graphicData uri="http://schemas.openxmlformats.org/drawingml/2006/picture">
                <pic:pic xmlns:pic="http://schemas.openxmlformats.org/drawingml/2006/picture">
                  <pic:nvPicPr>
                    <pic:cNvPr id="0" name="image19.jpg" descr="PramonësSektoriausInfliacijaKetvirèiaisBeSezoniðkumo.jpeg"/>
                    <pic:cNvPicPr preferRelativeResize="0"/>
                  </pic:nvPicPr>
                  <pic:blipFill>
                    <a:blip r:embed="rId78" cstate="print"/>
                    <a:srcRect/>
                    <a:stretch>
                      <a:fillRect/>
                    </a:stretch>
                  </pic:blipFill>
                  <pic:spPr>
                    <a:xfrm>
                      <a:off x="0" y="0"/>
                      <a:ext cx="4636411" cy="2018438"/>
                    </a:xfrm>
                    <a:prstGeom prst="rect">
                      <a:avLst/>
                    </a:prstGeom>
                    <a:ln/>
                  </pic:spPr>
                </pic:pic>
              </a:graphicData>
            </a:graphic>
          </wp:inline>
        </w:drawing>
      </w: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ind w:left="720"/>
        <w:rPr>
          <w:rFonts w:ascii="Microsoft Sans Serif" w:hAnsi="Microsoft Sans Serif" w:cs="Microsoft Sans Serif"/>
          <w:lang w:val="lt-LT"/>
        </w:rPr>
      </w:pPr>
    </w:p>
    <w:p w:rsidR="00EF5A58" w:rsidRPr="00C367F6" w:rsidRDefault="00EF5A58">
      <w:pPr>
        <w:pStyle w:val="Heading2"/>
        <w:spacing w:after="0" w:line="360" w:lineRule="auto"/>
        <w:ind w:left="-5"/>
        <w:contextualSpacing w:val="0"/>
        <w:rPr>
          <w:rFonts w:ascii="Microsoft Sans Serif" w:eastAsia="Times New Roman" w:hAnsi="Microsoft Sans Serif" w:cs="Microsoft Sans Serif"/>
          <w:sz w:val="24"/>
          <w:szCs w:val="24"/>
          <w:lang w:val="lt-LT"/>
        </w:rPr>
      </w:pPr>
      <w:bookmarkStart w:id="258" w:name="h.gixy99ewnvfn" w:colFirst="0" w:colLast="0"/>
      <w:bookmarkStart w:id="259" w:name="_Toc436578937"/>
      <w:bookmarkEnd w:id="258"/>
    </w:p>
    <w:p w:rsidR="00EF5A58" w:rsidRPr="00C367F6" w:rsidRDefault="00EF5A58">
      <w:pPr>
        <w:pStyle w:val="Heading2"/>
        <w:spacing w:after="0" w:line="360" w:lineRule="auto"/>
        <w:ind w:left="-5"/>
        <w:contextualSpacing w:val="0"/>
        <w:rPr>
          <w:rFonts w:ascii="Microsoft Sans Serif" w:eastAsia="Times New Roman" w:hAnsi="Microsoft Sans Serif" w:cs="Microsoft Sans Serif"/>
          <w:sz w:val="24"/>
          <w:szCs w:val="24"/>
          <w:lang w:val="lt-LT"/>
        </w:rPr>
      </w:pPr>
    </w:p>
    <w:p w:rsidR="00EF5A58" w:rsidRPr="00C367F6" w:rsidRDefault="00EF5A58" w:rsidP="00EF5A58">
      <w:pPr>
        <w:pStyle w:val="Normal1"/>
        <w:rPr>
          <w:lang w:val="lt-LT"/>
        </w:rPr>
      </w:pPr>
    </w:p>
    <w:p w:rsidR="00EF5A58" w:rsidRPr="00C367F6" w:rsidRDefault="00EF5A58" w:rsidP="00EF5A58">
      <w:pPr>
        <w:pStyle w:val="Normal1"/>
        <w:rPr>
          <w:lang w:val="lt-LT"/>
        </w:rPr>
      </w:pPr>
    </w:p>
    <w:p w:rsidR="00EF5A58" w:rsidRPr="00C367F6" w:rsidRDefault="00EF5A58" w:rsidP="00EF5A58">
      <w:pPr>
        <w:pStyle w:val="Normal1"/>
        <w:rPr>
          <w:lang w:val="lt-LT"/>
        </w:rPr>
      </w:pPr>
    </w:p>
    <w:p w:rsidR="00C91667" w:rsidRPr="00C367F6" w:rsidRDefault="00E63D23">
      <w:pPr>
        <w:pStyle w:val="Heading2"/>
        <w:spacing w:after="0" w:line="360" w:lineRule="auto"/>
        <w:ind w:left="-5"/>
        <w:contextualSpacing w:val="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A.5  NKPC Modelių įverčiai</w:t>
      </w:r>
      <w:bookmarkEnd w:id="259"/>
    </w:p>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lang w:val="lt-LT"/>
        </w:rPr>
        <w:tab/>
      </w:r>
    </w:p>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lang w:val="lt-LT"/>
        </w:rPr>
        <w:t>Apdirbamosios pramonės sektorius:</w:t>
      </w:r>
    </w:p>
    <w:tbl>
      <w:tblPr>
        <w:tblStyle w:val="af7"/>
        <w:tblW w:w="8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60"/>
        <w:gridCol w:w="1725"/>
        <w:gridCol w:w="2430"/>
        <w:gridCol w:w="1980"/>
      </w:tblGrid>
      <w:tr w:rsidR="00C91667" w:rsidRPr="00C367F6">
        <w:trPr>
          <w:trHeight w:val="740"/>
        </w:trPr>
        <w:tc>
          <w:tcPr>
            <w:tcW w:w="8595" w:type="dxa"/>
            <w:gridSpan w:val="4"/>
            <w:tcBorders>
              <w:top w:val="single" w:sz="1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5105400" cy="203200"/>
                  <wp:effectExtent l="0" t="0" r="0" b="0"/>
                  <wp:docPr id="92"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43" cstate="print"/>
                          <a:srcRect/>
                          <a:stretch>
                            <a:fillRect/>
                          </a:stretch>
                        </pic:blipFill>
                        <pic:spPr>
                          <a:xfrm>
                            <a:off x="0" y="0"/>
                            <a:ext cx="5105400" cy="203200"/>
                          </a:xfrm>
                          <a:prstGeom prst="rect">
                            <a:avLst/>
                          </a:prstGeom>
                          <a:ln/>
                        </pic:spPr>
                      </pic:pic>
                    </a:graphicData>
                  </a:graphic>
                </wp:inline>
              </w:drawing>
            </w:r>
          </w:p>
        </w:tc>
      </w:tr>
      <w:tr w:rsidR="00C91667" w:rsidRPr="00C367F6">
        <w:tc>
          <w:tcPr>
            <w:tcW w:w="2460" w:type="dxa"/>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Kintamasis*</w:t>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Koeficiento įvertis</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Standartinis nuokrypis</w:t>
            </w:r>
          </w:p>
        </w:tc>
        <w:tc>
          <w:tcPr>
            <w:tcW w:w="1980" w:type="dxa"/>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p-value</w:t>
            </w:r>
          </w:p>
        </w:tc>
      </w:tr>
      <w:tr w:rsidR="00C91667" w:rsidRPr="00C367F6">
        <w:trPr>
          <w:trHeight w:val="440"/>
        </w:trPr>
        <w:tc>
          <w:tcPr>
            <w:tcW w:w="246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82"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41" cstate="print"/>
                          <a:srcRect/>
                          <a:stretch>
                            <a:fillRect/>
                          </a:stretch>
                        </pic:blipFill>
                        <pic:spPr>
                          <a:xfrm>
                            <a:off x="0" y="0"/>
                            <a:ext cx="304800" cy="127000"/>
                          </a:xfrm>
                          <a:prstGeom prst="rect">
                            <a:avLst/>
                          </a:prstGeom>
                          <a:ln/>
                        </pic:spPr>
                      </pic:pic>
                    </a:graphicData>
                  </a:graphic>
                </wp:inline>
              </w:drawing>
            </w:r>
          </w:p>
        </w:tc>
        <w:tc>
          <w:tcPr>
            <w:tcW w:w="172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0.383</w:t>
            </w:r>
          </w:p>
        </w:tc>
        <w:tc>
          <w:tcPr>
            <w:tcW w:w="243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0.180</w:t>
            </w:r>
          </w:p>
        </w:tc>
        <w:tc>
          <w:tcPr>
            <w:tcW w:w="198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0.04</w:t>
            </w:r>
          </w:p>
        </w:tc>
      </w:tr>
      <w:tr w:rsidR="00C91667" w:rsidRPr="00C367F6">
        <w:trPr>
          <w:trHeight w:val="560"/>
        </w:trPr>
        <w:tc>
          <w:tcPr>
            <w:tcW w:w="246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914400" cy="2032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9" cstate="print"/>
                          <a:srcRect/>
                          <a:stretch>
                            <a:fillRect/>
                          </a:stretch>
                        </pic:blipFill>
                        <pic:spPr>
                          <a:xfrm>
                            <a:off x="0" y="0"/>
                            <a:ext cx="914400" cy="203200"/>
                          </a:xfrm>
                          <a:prstGeom prst="rect">
                            <a:avLst/>
                          </a:prstGeom>
                          <a:ln/>
                        </pic:spPr>
                      </pic:pic>
                    </a:graphicData>
                  </a:graphic>
                </wp:inline>
              </w:drawing>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0.06</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0.0237</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0.0164</w:t>
            </w:r>
          </w:p>
        </w:tc>
      </w:tr>
      <w:tr w:rsidR="00C91667" w:rsidRPr="00C367F6">
        <w:trPr>
          <w:trHeight w:val="640"/>
        </w:trPr>
        <w:tc>
          <w:tcPr>
            <w:tcW w:w="246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231900" cy="203200"/>
                  <wp:effectExtent l="0" t="0" r="0" b="0"/>
                  <wp:docPr id="64"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80" cstate="print"/>
                          <a:srcRect/>
                          <a:stretch>
                            <a:fillRect/>
                          </a:stretch>
                        </pic:blipFill>
                        <pic:spPr>
                          <a:xfrm>
                            <a:off x="0" y="0"/>
                            <a:ext cx="1231900" cy="203200"/>
                          </a:xfrm>
                          <a:prstGeom prst="rect">
                            <a:avLst/>
                          </a:prstGeom>
                          <a:ln/>
                        </pic:spPr>
                      </pic:pic>
                    </a:graphicData>
                  </a:graphic>
                </wp:inline>
              </w:drawing>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0.004</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0.0017</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0.04</w:t>
            </w:r>
          </w:p>
        </w:tc>
      </w:tr>
      <w:tr w:rsidR="00C91667" w:rsidRPr="00C367F6">
        <w:tc>
          <w:tcPr>
            <w:tcW w:w="2460" w:type="dxa"/>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Stebiniai</w:t>
            </w:r>
          </w:p>
        </w:tc>
        <w:tc>
          <w:tcPr>
            <w:tcW w:w="6135" w:type="dxa"/>
            <w:gridSpan w:val="3"/>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41</w:t>
            </w:r>
          </w:p>
        </w:tc>
      </w:tr>
      <w:tr w:rsidR="00C91667" w:rsidRPr="00C367F6">
        <w:tc>
          <w:tcPr>
            <w:tcW w:w="2460" w:type="dxa"/>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R</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 adj. R</w:t>
            </w:r>
            <w:r w:rsidRPr="00C367F6">
              <w:rPr>
                <w:rFonts w:ascii="Microsoft Sans Serif" w:eastAsia="Times New Roman" w:hAnsi="Microsoft Sans Serif" w:cs="Microsoft Sans Serif"/>
                <w:sz w:val="24"/>
                <w:szCs w:val="24"/>
                <w:vertAlign w:val="superscript"/>
                <w:lang w:val="lt-LT"/>
              </w:rPr>
              <w:t>2</w:t>
            </w:r>
          </w:p>
        </w:tc>
        <w:tc>
          <w:tcPr>
            <w:tcW w:w="6135" w:type="dxa"/>
            <w:gridSpan w:val="3"/>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0.1905 / 0.1298</w:t>
            </w:r>
          </w:p>
        </w:tc>
      </w:tr>
    </w:tbl>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 - Visi kintamieji modelyje atitinka  tų kintamųjų nuokrypius nuo vidurkio</w:t>
      </w:r>
    </w:p>
    <w:p w:rsidR="00C91667" w:rsidRPr="00C367F6" w:rsidRDefault="00C91667">
      <w:pPr>
        <w:pStyle w:val="Normal1"/>
        <w:spacing w:after="0" w:line="360" w:lineRule="auto"/>
        <w:ind w:left="720"/>
        <w:rPr>
          <w:rFonts w:ascii="Microsoft Sans Serif" w:hAnsi="Microsoft Sans Serif" w:cs="Microsoft Sans Serif"/>
          <w:lang w:val="lt-LT"/>
        </w:rPr>
      </w:pPr>
    </w:p>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lang w:val="lt-LT"/>
        </w:rPr>
        <w:t>Apdirbamosios pramonės sektorius</w:t>
      </w:r>
    </w:p>
    <w:tbl>
      <w:tblPr>
        <w:tblStyle w:val="af8"/>
        <w:tblW w:w="8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60"/>
        <w:gridCol w:w="1725"/>
        <w:gridCol w:w="2430"/>
        <w:gridCol w:w="1980"/>
      </w:tblGrid>
      <w:tr w:rsidR="00C91667" w:rsidRPr="00C367F6">
        <w:trPr>
          <w:trHeight w:val="740"/>
        </w:trPr>
        <w:tc>
          <w:tcPr>
            <w:tcW w:w="8595" w:type="dxa"/>
            <w:gridSpan w:val="4"/>
            <w:tcBorders>
              <w:top w:val="single" w:sz="18" w:space="0" w:color="000000"/>
            </w:tcBorders>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5321300" cy="2032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6" cstate="print"/>
                          <a:srcRect/>
                          <a:stretch>
                            <a:fillRect/>
                          </a:stretch>
                        </pic:blipFill>
                        <pic:spPr>
                          <a:xfrm>
                            <a:off x="0" y="0"/>
                            <a:ext cx="5321300" cy="203200"/>
                          </a:xfrm>
                          <a:prstGeom prst="rect">
                            <a:avLst/>
                          </a:prstGeom>
                          <a:ln/>
                        </pic:spPr>
                      </pic:pic>
                    </a:graphicData>
                  </a:graphic>
                </wp:inline>
              </w:drawing>
            </w:r>
          </w:p>
        </w:tc>
      </w:tr>
      <w:tr w:rsidR="00C91667" w:rsidRPr="00C367F6">
        <w:tc>
          <w:tcPr>
            <w:tcW w:w="2460" w:type="dxa"/>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Kintamasis*</w:t>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Koeficiento įvertis</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Standartinis nuokrypis</w:t>
            </w:r>
          </w:p>
        </w:tc>
        <w:tc>
          <w:tcPr>
            <w:tcW w:w="1980" w:type="dxa"/>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p-value</w:t>
            </w:r>
          </w:p>
        </w:tc>
      </w:tr>
      <w:tr w:rsidR="00C91667" w:rsidRPr="00C367F6">
        <w:trPr>
          <w:trHeight w:val="440"/>
        </w:trPr>
        <w:tc>
          <w:tcPr>
            <w:tcW w:w="246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30200" cy="165100"/>
                  <wp:effectExtent l="0" t="0" r="0" b="0"/>
                  <wp:docPr id="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1" cstate="print"/>
                          <a:srcRect/>
                          <a:stretch>
                            <a:fillRect/>
                          </a:stretch>
                        </pic:blipFill>
                        <pic:spPr>
                          <a:xfrm>
                            <a:off x="0" y="0"/>
                            <a:ext cx="330200" cy="165100"/>
                          </a:xfrm>
                          <a:prstGeom prst="rect">
                            <a:avLst/>
                          </a:prstGeom>
                          <a:ln/>
                        </pic:spPr>
                      </pic:pic>
                    </a:graphicData>
                  </a:graphic>
                </wp:inline>
              </w:drawing>
            </w:r>
          </w:p>
        </w:tc>
        <w:tc>
          <w:tcPr>
            <w:tcW w:w="172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0.3074</w:t>
            </w:r>
          </w:p>
        </w:tc>
        <w:tc>
          <w:tcPr>
            <w:tcW w:w="243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0.095</w:t>
            </w:r>
          </w:p>
        </w:tc>
        <w:tc>
          <w:tcPr>
            <w:tcW w:w="198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0.0025</w:t>
            </w:r>
          </w:p>
        </w:tc>
      </w:tr>
      <w:tr w:rsidR="00C91667" w:rsidRPr="00C367F6">
        <w:trPr>
          <w:trHeight w:val="560"/>
        </w:trPr>
        <w:tc>
          <w:tcPr>
            <w:tcW w:w="246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914400" cy="203200"/>
                  <wp:effectExtent l="0" t="0" r="0" b="0"/>
                  <wp:docPr id="75"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79" cstate="print"/>
                          <a:srcRect/>
                          <a:stretch>
                            <a:fillRect/>
                          </a:stretch>
                        </pic:blipFill>
                        <pic:spPr>
                          <a:xfrm>
                            <a:off x="0" y="0"/>
                            <a:ext cx="914400" cy="203200"/>
                          </a:xfrm>
                          <a:prstGeom prst="rect">
                            <a:avLst/>
                          </a:prstGeom>
                          <a:ln/>
                        </pic:spPr>
                      </pic:pic>
                    </a:graphicData>
                  </a:graphic>
                </wp:inline>
              </w:drawing>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0.0897</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0.025</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0.0001</w:t>
            </w:r>
          </w:p>
        </w:tc>
      </w:tr>
      <w:tr w:rsidR="00C91667" w:rsidRPr="00C367F6">
        <w:trPr>
          <w:trHeight w:val="640"/>
        </w:trPr>
        <w:tc>
          <w:tcPr>
            <w:tcW w:w="246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231900" cy="2032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cstate="print"/>
                          <a:srcRect/>
                          <a:stretch>
                            <a:fillRect/>
                          </a:stretch>
                        </pic:blipFill>
                        <pic:spPr>
                          <a:xfrm>
                            <a:off x="0" y="0"/>
                            <a:ext cx="1231900" cy="203200"/>
                          </a:xfrm>
                          <a:prstGeom prst="rect">
                            <a:avLst/>
                          </a:prstGeom>
                          <a:ln/>
                        </pic:spPr>
                      </pic:pic>
                    </a:graphicData>
                  </a:graphic>
                </wp:inline>
              </w:drawing>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-0.006</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0.002</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0.0028</w:t>
            </w:r>
          </w:p>
        </w:tc>
      </w:tr>
      <w:tr w:rsidR="00C91667" w:rsidRPr="00C367F6">
        <w:tc>
          <w:tcPr>
            <w:tcW w:w="2460" w:type="dxa"/>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Stebiniai</w:t>
            </w:r>
          </w:p>
        </w:tc>
        <w:tc>
          <w:tcPr>
            <w:tcW w:w="6135" w:type="dxa"/>
            <w:gridSpan w:val="3"/>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40</w:t>
            </w:r>
          </w:p>
        </w:tc>
      </w:tr>
      <w:tr w:rsidR="00C91667" w:rsidRPr="00C367F6">
        <w:tc>
          <w:tcPr>
            <w:tcW w:w="2460" w:type="dxa"/>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lastRenderedPageBreak/>
              <w:t>R</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 adj. R</w:t>
            </w:r>
            <w:r w:rsidRPr="00C367F6">
              <w:rPr>
                <w:rFonts w:ascii="Microsoft Sans Serif" w:eastAsia="Times New Roman" w:hAnsi="Microsoft Sans Serif" w:cs="Microsoft Sans Serif"/>
                <w:sz w:val="24"/>
                <w:szCs w:val="24"/>
                <w:vertAlign w:val="superscript"/>
                <w:lang w:val="lt-LT"/>
              </w:rPr>
              <w:t>2</w:t>
            </w:r>
          </w:p>
        </w:tc>
        <w:tc>
          <w:tcPr>
            <w:tcW w:w="6135" w:type="dxa"/>
            <w:gridSpan w:val="3"/>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0.3117 / 0.2574 </w:t>
            </w:r>
          </w:p>
        </w:tc>
      </w:tr>
    </w:tbl>
    <w:p w:rsidR="00EF5A58" w:rsidRPr="00C367F6" w:rsidRDefault="00E63D23" w:rsidP="00EF5A58">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 - Visi kintamieji modelyje atitinka  tų kintamųjų nuokrypius nuo vidurkio</w:t>
      </w:r>
    </w:p>
    <w:p w:rsidR="00EF5A58" w:rsidRPr="00C367F6" w:rsidRDefault="00EF5A58">
      <w:pPr>
        <w:pStyle w:val="Normal1"/>
        <w:spacing w:after="0" w:line="360" w:lineRule="auto"/>
        <w:ind w:left="720"/>
        <w:rPr>
          <w:rFonts w:ascii="Microsoft Sans Serif" w:eastAsia="Times New Roman" w:hAnsi="Microsoft Sans Serif" w:cs="Microsoft Sans Serif"/>
          <w:i/>
          <w:lang w:val="lt-LT"/>
        </w:rPr>
      </w:pPr>
    </w:p>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lang w:val="lt-LT"/>
        </w:rPr>
        <w:t>Paslaugų sektorius</w:t>
      </w:r>
    </w:p>
    <w:tbl>
      <w:tblPr>
        <w:tblStyle w:val="af9"/>
        <w:tblW w:w="8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60"/>
        <w:gridCol w:w="1725"/>
        <w:gridCol w:w="2430"/>
        <w:gridCol w:w="1980"/>
      </w:tblGrid>
      <w:tr w:rsidR="00C91667" w:rsidRPr="00C367F6">
        <w:trPr>
          <w:trHeight w:val="740"/>
        </w:trPr>
        <w:tc>
          <w:tcPr>
            <w:tcW w:w="8595" w:type="dxa"/>
            <w:gridSpan w:val="4"/>
            <w:tcBorders>
              <w:top w:val="single" w:sz="1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2794000" cy="203200"/>
                  <wp:effectExtent l="0" t="0" r="0" b="0"/>
                  <wp:docPr id="58"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33" cstate="print"/>
                          <a:srcRect/>
                          <a:stretch>
                            <a:fillRect/>
                          </a:stretch>
                        </pic:blipFill>
                        <pic:spPr>
                          <a:xfrm>
                            <a:off x="0" y="0"/>
                            <a:ext cx="2794000" cy="203200"/>
                          </a:xfrm>
                          <a:prstGeom prst="rect">
                            <a:avLst/>
                          </a:prstGeom>
                          <a:ln/>
                        </pic:spPr>
                      </pic:pic>
                    </a:graphicData>
                  </a:graphic>
                </wp:inline>
              </w:drawing>
            </w:r>
          </w:p>
        </w:tc>
      </w:tr>
      <w:tr w:rsidR="00C91667" w:rsidRPr="00C367F6">
        <w:tc>
          <w:tcPr>
            <w:tcW w:w="2460" w:type="dxa"/>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Kintamasis*</w:t>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Koeficento įvertis</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Standartinis nuokrypis</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p-value</w:t>
            </w:r>
          </w:p>
        </w:tc>
      </w:tr>
      <w:tr w:rsidR="00C91667" w:rsidRPr="00C367F6">
        <w:trPr>
          <w:trHeight w:val="440"/>
        </w:trPr>
        <w:tc>
          <w:tcPr>
            <w:tcW w:w="246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108"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40" cstate="print"/>
                          <a:srcRect/>
                          <a:stretch>
                            <a:fillRect/>
                          </a:stretch>
                        </pic:blipFill>
                        <pic:spPr>
                          <a:xfrm>
                            <a:off x="0" y="0"/>
                            <a:ext cx="304800" cy="127000"/>
                          </a:xfrm>
                          <a:prstGeom prst="rect">
                            <a:avLst/>
                          </a:prstGeom>
                          <a:ln/>
                        </pic:spPr>
                      </pic:pic>
                    </a:graphicData>
                  </a:graphic>
                </wp:inline>
              </w:drawing>
            </w:r>
          </w:p>
        </w:tc>
        <w:tc>
          <w:tcPr>
            <w:tcW w:w="172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0.809</w:t>
            </w:r>
          </w:p>
        </w:tc>
        <w:tc>
          <w:tcPr>
            <w:tcW w:w="243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0.0908</w:t>
            </w:r>
          </w:p>
        </w:tc>
        <w:tc>
          <w:tcPr>
            <w:tcW w:w="198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&lt;0.001</w:t>
            </w:r>
          </w:p>
        </w:tc>
      </w:tr>
      <w:tr w:rsidR="00C91667" w:rsidRPr="00C367F6">
        <w:trPr>
          <w:trHeight w:val="560"/>
        </w:trPr>
        <w:tc>
          <w:tcPr>
            <w:tcW w:w="246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914400" cy="203200"/>
                  <wp:effectExtent l="0" t="0" r="0" b="0"/>
                  <wp:docPr id="104"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79" cstate="print"/>
                          <a:srcRect/>
                          <a:stretch>
                            <a:fillRect/>
                          </a:stretch>
                        </pic:blipFill>
                        <pic:spPr>
                          <a:xfrm>
                            <a:off x="0" y="0"/>
                            <a:ext cx="914400" cy="203200"/>
                          </a:xfrm>
                          <a:prstGeom prst="rect">
                            <a:avLst/>
                          </a:prstGeom>
                          <a:ln/>
                        </pic:spPr>
                      </pic:pic>
                    </a:graphicData>
                  </a:graphic>
                </wp:inline>
              </w:drawing>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0.00008</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0.0006</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0.887</w:t>
            </w:r>
          </w:p>
        </w:tc>
      </w:tr>
      <w:tr w:rsidR="00C91667" w:rsidRPr="00C367F6">
        <w:tc>
          <w:tcPr>
            <w:tcW w:w="2460" w:type="dxa"/>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Stebiniai</w:t>
            </w:r>
          </w:p>
        </w:tc>
        <w:tc>
          <w:tcPr>
            <w:tcW w:w="6135" w:type="dxa"/>
            <w:gridSpan w:val="3"/>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42</w:t>
            </w:r>
          </w:p>
        </w:tc>
      </w:tr>
      <w:tr w:rsidR="00C91667" w:rsidRPr="00C367F6">
        <w:tc>
          <w:tcPr>
            <w:tcW w:w="2460" w:type="dxa"/>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R</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 adj. R</w:t>
            </w:r>
            <w:r w:rsidRPr="00C367F6">
              <w:rPr>
                <w:rFonts w:ascii="Microsoft Sans Serif" w:eastAsia="Times New Roman" w:hAnsi="Microsoft Sans Serif" w:cs="Microsoft Sans Serif"/>
                <w:sz w:val="24"/>
                <w:szCs w:val="24"/>
                <w:vertAlign w:val="superscript"/>
                <w:lang w:val="lt-LT"/>
              </w:rPr>
              <w:t>2</w:t>
            </w:r>
          </w:p>
        </w:tc>
        <w:tc>
          <w:tcPr>
            <w:tcW w:w="6135" w:type="dxa"/>
            <w:gridSpan w:val="3"/>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0.6544 / 0.6379</w:t>
            </w:r>
          </w:p>
        </w:tc>
      </w:tr>
    </w:tbl>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 - Visi kintamieji modelyje atitinka  tų kintamųjų nuokrypius nuo vidurkio</w:t>
      </w: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lang w:val="lt-LT"/>
        </w:rPr>
        <w:t>Paslaugų sektorius</w:t>
      </w:r>
    </w:p>
    <w:tbl>
      <w:tblPr>
        <w:tblStyle w:val="afa"/>
        <w:tblW w:w="8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60"/>
        <w:gridCol w:w="1725"/>
        <w:gridCol w:w="2430"/>
        <w:gridCol w:w="1980"/>
      </w:tblGrid>
      <w:tr w:rsidR="00C91667" w:rsidRPr="00C367F6">
        <w:trPr>
          <w:trHeight w:val="740"/>
        </w:trPr>
        <w:tc>
          <w:tcPr>
            <w:tcW w:w="8595" w:type="dxa"/>
            <w:gridSpan w:val="4"/>
            <w:tcBorders>
              <w:top w:val="single" w:sz="1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505200" cy="203200"/>
                  <wp:effectExtent l="0" t="0" r="0" b="0"/>
                  <wp:docPr id="4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2" cstate="print"/>
                          <a:srcRect/>
                          <a:stretch>
                            <a:fillRect/>
                          </a:stretch>
                        </pic:blipFill>
                        <pic:spPr>
                          <a:xfrm>
                            <a:off x="0" y="0"/>
                            <a:ext cx="3505200" cy="203200"/>
                          </a:xfrm>
                          <a:prstGeom prst="rect">
                            <a:avLst/>
                          </a:prstGeom>
                          <a:ln/>
                        </pic:spPr>
                      </pic:pic>
                    </a:graphicData>
                  </a:graphic>
                </wp:inline>
              </w:drawing>
            </w:r>
          </w:p>
        </w:tc>
      </w:tr>
      <w:tr w:rsidR="00C91667" w:rsidRPr="00C367F6">
        <w:tc>
          <w:tcPr>
            <w:tcW w:w="2460" w:type="dxa"/>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Kintamasis*</w:t>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Koeficento įvertis</w:t>
            </w:r>
          </w:p>
        </w:tc>
        <w:tc>
          <w:tcPr>
            <w:tcW w:w="2430" w:type="dxa"/>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Standartinis nuokrypis</w:t>
            </w:r>
          </w:p>
        </w:tc>
        <w:tc>
          <w:tcPr>
            <w:tcW w:w="1980" w:type="dxa"/>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p-value</w:t>
            </w:r>
          </w:p>
        </w:tc>
      </w:tr>
      <w:tr w:rsidR="00C91667" w:rsidRPr="00C367F6">
        <w:trPr>
          <w:trHeight w:val="440"/>
        </w:trPr>
        <w:tc>
          <w:tcPr>
            <w:tcW w:w="246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04800" cy="127000"/>
                  <wp:effectExtent l="0" t="0" r="0" b="0"/>
                  <wp:docPr id="55"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0" cstate="print"/>
                          <a:srcRect/>
                          <a:stretch>
                            <a:fillRect/>
                          </a:stretch>
                        </pic:blipFill>
                        <pic:spPr>
                          <a:xfrm>
                            <a:off x="0" y="0"/>
                            <a:ext cx="304800" cy="127000"/>
                          </a:xfrm>
                          <a:prstGeom prst="rect">
                            <a:avLst/>
                          </a:prstGeom>
                          <a:ln/>
                        </pic:spPr>
                      </pic:pic>
                    </a:graphicData>
                  </a:graphic>
                </wp:inline>
              </w:drawing>
            </w:r>
          </w:p>
        </w:tc>
        <w:tc>
          <w:tcPr>
            <w:tcW w:w="172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0.77</w:t>
            </w:r>
          </w:p>
        </w:tc>
        <w:tc>
          <w:tcPr>
            <w:tcW w:w="243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0.086</w:t>
            </w:r>
          </w:p>
        </w:tc>
        <w:tc>
          <w:tcPr>
            <w:tcW w:w="198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&lt;0.001</w:t>
            </w:r>
          </w:p>
        </w:tc>
      </w:tr>
      <w:tr w:rsidR="00C91667" w:rsidRPr="00C367F6">
        <w:trPr>
          <w:trHeight w:val="560"/>
        </w:trPr>
        <w:tc>
          <w:tcPr>
            <w:tcW w:w="246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469900" cy="203200"/>
                  <wp:effectExtent l="0" t="0" r="0" b="0"/>
                  <wp:docPr id="87"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2" cstate="print"/>
                          <a:srcRect/>
                          <a:stretch>
                            <a:fillRect/>
                          </a:stretch>
                        </pic:blipFill>
                        <pic:spPr>
                          <a:xfrm>
                            <a:off x="0" y="0"/>
                            <a:ext cx="469900" cy="203200"/>
                          </a:xfrm>
                          <a:prstGeom prst="rect">
                            <a:avLst/>
                          </a:prstGeom>
                          <a:ln/>
                        </pic:spPr>
                      </pic:pic>
                    </a:graphicData>
                  </a:graphic>
                </wp:inline>
              </w:drawing>
            </w:r>
          </w:p>
        </w:tc>
        <w:tc>
          <w:tcPr>
            <w:tcW w:w="17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0.094</w:t>
            </w:r>
          </w:p>
        </w:tc>
        <w:tc>
          <w:tcPr>
            <w:tcW w:w="24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0.036</w:t>
            </w:r>
          </w:p>
        </w:tc>
        <w:tc>
          <w:tcPr>
            <w:tcW w:w="198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0.0136</w:t>
            </w:r>
          </w:p>
        </w:tc>
      </w:tr>
      <w:tr w:rsidR="00C91667" w:rsidRPr="00C367F6">
        <w:tc>
          <w:tcPr>
            <w:tcW w:w="2460" w:type="dxa"/>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Stebiniai</w:t>
            </w:r>
          </w:p>
        </w:tc>
        <w:tc>
          <w:tcPr>
            <w:tcW w:w="6135" w:type="dxa"/>
            <w:gridSpan w:val="3"/>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41</w:t>
            </w:r>
          </w:p>
        </w:tc>
      </w:tr>
      <w:tr w:rsidR="00C91667" w:rsidRPr="00C367F6">
        <w:tc>
          <w:tcPr>
            <w:tcW w:w="2460" w:type="dxa"/>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R</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 adj. R</w:t>
            </w:r>
            <w:r w:rsidRPr="00C367F6">
              <w:rPr>
                <w:rFonts w:ascii="Microsoft Sans Serif" w:eastAsia="Times New Roman" w:hAnsi="Microsoft Sans Serif" w:cs="Microsoft Sans Serif"/>
                <w:sz w:val="24"/>
                <w:szCs w:val="24"/>
                <w:vertAlign w:val="superscript"/>
                <w:lang w:val="lt-LT"/>
              </w:rPr>
              <w:t>2</w:t>
            </w:r>
          </w:p>
        </w:tc>
        <w:tc>
          <w:tcPr>
            <w:tcW w:w="6135" w:type="dxa"/>
            <w:gridSpan w:val="3"/>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ind w:left="720"/>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0.7034 / 0.6889</w:t>
            </w:r>
          </w:p>
        </w:tc>
      </w:tr>
    </w:tbl>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 - Visi kintamieji modelyje atitinka  tų kintamųjų nuokrypius nuo vidurkio</w:t>
      </w: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Heading2"/>
        <w:spacing w:after="0" w:line="360" w:lineRule="auto"/>
        <w:contextualSpacing w:val="0"/>
        <w:rPr>
          <w:rFonts w:ascii="Microsoft Sans Serif" w:hAnsi="Microsoft Sans Serif" w:cs="Microsoft Sans Serif"/>
          <w:lang w:val="lt-LT"/>
        </w:rPr>
      </w:pPr>
      <w:bookmarkStart w:id="260" w:name="h.kk0gep4ysiug" w:colFirst="0" w:colLast="0"/>
      <w:bookmarkStart w:id="261" w:name="_Toc436578938"/>
      <w:bookmarkEnd w:id="260"/>
      <w:r w:rsidRPr="00C367F6">
        <w:rPr>
          <w:rFonts w:ascii="Microsoft Sans Serif" w:eastAsia="Times New Roman" w:hAnsi="Microsoft Sans Serif" w:cs="Microsoft Sans Serif"/>
          <w:sz w:val="24"/>
          <w:szCs w:val="24"/>
          <w:lang w:val="lt-LT"/>
        </w:rPr>
        <w:t>A.6  Grangerio priežastingumo ir volatilumo testai</w:t>
      </w:r>
      <w:bookmarkEnd w:id="261"/>
    </w:p>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lang w:val="lt-LT"/>
        </w:rPr>
        <w:t>Grangerio priežastingumo testas</w:t>
      </w:r>
    </w:p>
    <w:tbl>
      <w:tblPr>
        <w:tblStyle w:val="afb"/>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10"/>
        <w:gridCol w:w="7020"/>
      </w:tblGrid>
      <w:tr w:rsidR="00C91667" w:rsidRPr="00C367F6">
        <w:trPr>
          <w:trHeight w:val="420"/>
        </w:trPr>
        <w:tc>
          <w:tcPr>
            <w:tcW w:w="9330" w:type="dxa"/>
            <w:gridSpan w:val="2"/>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H</w:t>
            </w:r>
            <w:r w:rsidRPr="00C367F6">
              <w:rPr>
                <w:rFonts w:ascii="Microsoft Sans Serif" w:eastAsia="Times New Roman" w:hAnsi="Microsoft Sans Serif" w:cs="Microsoft Sans Serif"/>
                <w:vertAlign w:val="subscript"/>
                <w:lang w:val="lt-LT"/>
              </w:rPr>
              <w:t>0</w:t>
            </w:r>
            <w:r w:rsidRPr="00C367F6">
              <w:rPr>
                <w:rFonts w:ascii="Microsoft Sans Serif" w:eastAsia="Times New Roman" w:hAnsi="Microsoft Sans Serif" w:cs="Microsoft Sans Serif"/>
                <w:lang w:val="lt-LT"/>
              </w:rPr>
              <w:t xml:space="preserve"> : Apdirbamosios pramonės infliacija nėra Grangerio priežastis paslaugų infliacijos </w:t>
            </w:r>
          </w:p>
        </w:tc>
      </w:tr>
      <w:tr w:rsidR="00C91667" w:rsidRPr="00C367F6">
        <w:tc>
          <w:tcPr>
            <w:tcW w:w="231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Stebinių kiekis</w:t>
            </w:r>
          </w:p>
        </w:tc>
        <w:tc>
          <w:tcPr>
            <w:tcW w:w="702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Rezultatas</w:t>
            </w:r>
          </w:p>
        </w:tc>
      </w:tr>
      <w:tr w:rsidR="00C91667" w:rsidRPr="00C367F6">
        <w:tc>
          <w:tcPr>
            <w:tcW w:w="231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45 (2004Q2 - 2015Q2)</w:t>
            </w:r>
          </w:p>
        </w:tc>
        <w:tc>
          <w:tcPr>
            <w:tcW w:w="702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F-Test = 0.4073, df1 = 1, df2 = 80, p-value = 0.5252</w:t>
            </w:r>
          </w:p>
        </w:tc>
      </w:tr>
      <w:tr w:rsidR="00C91667" w:rsidRPr="00C367F6">
        <w:tc>
          <w:tcPr>
            <w:tcW w:w="231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23 (2004Q2 - 2009Q4)</w:t>
            </w:r>
          </w:p>
        </w:tc>
        <w:tc>
          <w:tcPr>
            <w:tcW w:w="702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F-Test = 2.3768, df1 = 1, df2 = 38, p-value = 0.1314</w:t>
            </w:r>
          </w:p>
        </w:tc>
      </w:tr>
      <w:tr w:rsidR="00C91667" w:rsidRPr="00C367F6">
        <w:tc>
          <w:tcPr>
            <w:tcW w:w="231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22 (2010Q1 - 2015Q2)</w:t>
            </w:r>
          </w:p>
        </w:tc>
        <w:tc>
          <w:tcPr>
            <w:tcW w:w="7020" w:type="dxa"/>
            <w:tcMar>
              <w:top w:w="100" w:type="dxa"/>
              <w:left w:w="100" w:type="dxa"/>
              <w:bottom w:w="100" w:type="dxa"/>
              <w:right w:w="100" w:type="dxa"/>
            </w:tcMar>
          </w:tcPr>
          <w:p w:rsidR="00C91667" w:rsidRPr="00C367F6" w:rsidRDefault="00E63D23">
            <w:pPr>
              <w:pStyle w:val="Normal1"/>
              <w:widowControl w:val="0"/>
              <w:spacing w:after="0" w:line="24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F-Test = 0.1658, df1 = 1, df2 = 36, p-value = 0.6862</w:t>
            </w:r>
          </w:p>
        </w:tc>
      </w:tr>
    </w:tbl>
    <w:p w:rsidR="00C91667" w:rsidRPr="00C367F6" w:rsidRDefault="00C91667">
      <w:pPr>
        <w:pStyle w:val="Normal1"/>
        <w:spacing w:after="0" w:line="360" w:lineRule="auto"/>
        <w:rPr>
          <w:rFonts w:ascii="Microsoft Sans Serif"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lang w:val="lt-LT"/>
        </w:rPr>
        <w:tab/>
      </w:r>
      <w:r w:rsidRPr="00C367F6">
        <w:rPr>
          <w:rFonts w:ascii="Microsoft Sans Serif" w:eastAsia="Times New Roman" w:hAnsi="Microsoft Sans Serif" w:cs="Microsoft Sans Serif"/>
          <w:i/>
          <w:sz w:val="24"/>
          <w:szCs w:val="24"/>
          <w:lang w:val="lt-LT"/>
        </w:rPr>
        <w:t>Paslaugų sektorius</w:t>
      </w:r>
    </w:p>
    <w:tbl>
      <w:tblPr>
        <w:tblStyle w:val="afc"/>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65"/>
        <w:gridCol w:w="2130"/>
        <w:gridCol w:w="2985"/>
        <w:gridCol w:w="2025"/>
      </w:tblGrid>
      <w:tr w:rsidR="00C91667" w:rsidRPr="00C367F6">
        <w:trPr>
          <w:trHeight w:val="480"/>
        </w:trPr>
        <w:tc>
          <w:tcPr>
            <w:tcW w:w="8805" w:type="dxa"/>
            <w:gridSpan w:val="4"/>
            <w:tcBorders>
              <w:top w:val="single" w:sz="1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 </w:t>
            </w:r>
            <w:r w:rsidRPr="00C367F6">
              <w:rPr>
                <w:rFonts w:ascii="Microsoft Sans Serif" w:hAnsi="Microsoft Sans Serif" w:cs="Microsoft Sans Serif"/>
                <w:noProof/>
                <w:lang w:val="lt-LT" w:eastAsia="en-US"/>
              </w:rPr>
              <w:drawing>
                <wp:inline distT="19050" distB="19050" distL="19050" distR="19050">
                  <wp:extent cx="1435100" cy="190500"/>
                  <wp:effectExtent l="0" t="0" r="0" b="0"/>
                  <wp:docPr id="94"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59" cstate="print"/>
                          <a:srcRect/>
                          <a:stretch>
                            <a:fillRect/>
                          </a:stretch>
                        </pic:blipFill>
                        <pic:spPr>
                          <a:xfrm>
                            <a:off x="0" y="0"/>
                            <a:ext cx="1435100" cy="190500"/>
                          </a:xfrm>
                          <a:prstGeom prst="rect">
                            <a:avLst/>
                          </a:prstGeom>
                          <a:ln/>
                        </pic:spPr>
                      </pic:pic>
                    </a:graphicData>
                  </a:graphic>
                </wp:inline>
              </w:drawing>
            </w:r>
          </w:p>
        </w:tc>
      </w:tr>
      <w:tr w:rsidR="00C91667" w:rsidRPr="00C367F6">
        <w:trPr>
          <w:trHeight w:val="640"/>
        </w:trPr>
        <w:tc>
          <w:tcPr>
            <w:tcW w:w="1665" w:type="dxa"/>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Kintamasis</w:t>
            </w:r>
          </w:p>
        </w:tc>
        <w:tc>
          <w:tcPr>
            <w:tcW w:w="21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Koeficiento įvertis</w:t>
            </w:r>
          </w:p>
        </w:tc>
        <w:tc>
          <w:tcPr>
            <w:tcW w:w="298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Standartinis nuokrypis</w:t>
            </w:r>
          </w:p>
        </w:tc>
        <w:tc>
          <w:tcPr>
            <w:tcW w:w="20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 value</w:t>
            </w:r>
          </w:p>
        </w:tc>
      </w:tr>
      <w:tr w:rsidR="00C91667" w:rsidRPr="00C367F6">
        <w:tc>
          <w:tcPr>
            <w:tcW w:w="166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01600" cy="88900"/>
                  <wp:effectExtent l="0" t="0" r="0" b="0"/>
                  <wp:docPr id="80"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63" cstate="print"/>
                          <a:srcRect/>
                          <a:stretch>
                            <a:fillRect/>
                          </a:stretch>
                        </pic:blipFill>
                        <pic:spPr>
                          <a:xfrm>
                            <a:off x="0" y="0"/>
                            <a:ext cx="101600" cy="88900"/>
                          </a:xfrm>
                          <a:prstGeom prst="rect">
                            <a:avLst/>
                          </a:prstGeom>
                          <a:ln/>
                        </pic:spPr>
                      </pic:pic>
                    </a:graphicData>
                  </a:graphic>
                </wp:inline>
              </w:drawing>
            </w:r>
          </w:p>
        </w:tc>
        <w:tc>
          <w:tcPr>
            <w:tcW w:w="213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-0.003</w:t>
            </w:r>
          </w:p>
        </w:tc>
        <w:tc>
          <w:tcPr>
            <w:tcW w:w="298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0.0014</w:t>
            </w:r>
          </w:p>
        </w:tc>
        <w:tc>
          <w:tcPr>
            <w:tcW w:w="202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0.03</w:t>
            </w:r>
          </w:p>
        </w:tc>
      </w:tr>
      <w:tr w:rsidR="00C91667" w:rsidRPr="00C367F6">
        <w:tc>
          <w:tcPr>
            <w:tcW w:w="166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04800" cy="190500"/>
                  <wp:effectExtent l="0" t="0" r="0" b="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1" cstate="print"/>
                          <a:srcRect/>
                          <a:stretch>
                            <a:fillRect/>
                          </a:stretch>
                        </pic:blipFill>
                        <pic:spPr>
                          <a:xfrm>
                            <a:off x="0" y="0"/>
                            <a:ext cx="304800" cy="190500"/>
                          </a:xfrm>
                          <a:prstGeom prst="rect">
                            <a:avLst/>
                          </a:prstGeom>
                          <a:ln/>
                        </pic:spPr>
                      </pic:pic>
                    </a:graphicData>
                  </a:graphic>
                </wp:inline>
              </w:drawing>
            </w:r>
          </w:p>
        </w:tc>
        <w:tc>
          <w:tcPr>
            <w:tcW w:w="213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34.739</w:t>
            </w:r>
          </w:p>
        </w:tc>
        <w:tc>
          <w:tcPr>
            <w:tcW w:w="298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7.924</w:t>
            </w:r>
          </w:p>
        </w:tc>
        <w:tc>
          <w:tcPr>
            <w:tcW w:w="202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&lt;0.001</w:t>
            </w:r>
          </w:p>
        </w:tc>
      </w:tr>
      <w:tr w:rsidR="00C91667" w:rsidRPr="00C367F6">
        <w:tc>
          <w:tcPr>
            <w:tcW w:w="1665" w:type="dxa"/>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Stebiniai</w:t>
            </w:r>
          </w:p>
        </w:tc>
        <w:tc>
          <w:tcPr>
            <w:tcW w:w="7140" w:type="dxa"/>
            <w:gridSpan w:val="3"/>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45</w:t>
            </w:r>
          </w:p>
        </w:tc>
      </w:tr>
      <w:tr w:rsidR="00C91667" w:rsidRPr="00C367F6">
        <w:tc>
          <w:tcPr>
            <w:tcW w:w="1665" w:type="dxa"/>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R</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 adj. R</w:t>
            </w:r>
            <w:r w:rsidRPr="00C367F6">
              <w:rPr>
                <w:rFonts w:ascii="Microsoft Sans Serif" w:eastAsia="Times New Roman" w:hAnsi="Microsoft Sans Serif" w:cs="Microsoft Sans Serif"/>
                <w:sz w:val="24"/>
                <w:szCs w:val="24"/>
                <w:vertAlign w:val="superscript"/>
                <w:lang w:val="lt-LT"/>
              </w:rPr>
              <w:t>2</w:t>
            </w:r>
          </w:p>
        </w:tc>
        <w:tc>
          <w:tcPr>
            <w:tcW w:w="7140" w:type="dxa"/>
            <w:gridSpan w:val="3"/>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.309 / .293</w:t>
            </w:r>
          </w:p>
        </w:tc>
      </w:tr>
    </w:tbl>
    <w:p w:rsidR="00C91667" w:rsidRPr="00C367F6" w:rsidRDefault="00C91667">
      <w:pPr>
        <w:pStyle w:val="Normal1"/>
        <w:spacing w:after="0" w:line="360" w:lineRule="auto"/>
        <w:rPr>
          <w:rFonts w:ascii="Microsoft Sans Serif" w:hAnsi="Microsoft Sans Serif" w:cs="Microsoft Sans Serif"/>
          <w:lang w:val="lt-LT"/>
        </w:rPr>
      </w:pPr>
    </w:p>
    <w:p w:rsidR="00EF5A58" w:rsidRPr="00C367F6" w:rsidRDefault="00E63D23">
      <w:pPr>
        <w:pStyle w:val="Normal1"/>
        <w:spacing w:after="0" w:line="360" w:lineRule="auto"/>
        <w:rPr>
          <w:rFonts w:ascii="Microsoft Sans Serif" w:eastAsia="Times New Roman" w:hAnsi="Microsoft Sans Serif" w:cs="Microsoft Sans Serif"/>
          <w:lang w:val="lt-LT"/>
        </w:rPr>
      </w:pPr>
      <w:r w:rsidRPr="00C367F6">
        <w:rPr>
          <w:rFonts w:ascii="Microsoft Sans Serif" w:eastAsia="Times New Roman" w:hAnsi="Microsoft Sans Serif" w:cs="Microsoft Sans Serif"/>
          <w:lang w:val="lt-LT"/>
        </w:rPr>
        <w:tab/>
      </w: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EF5A58" w:rsidRPr="00C367F6" w:rsidRDefault="00EF5A58">
      <w:pPr>
        <w:pStyle w:val="Normal1"/>
        <w:spacing w:after="0" w:line="360" w:lineRule="auto"/>
        <w:rPr>
          <w:rFonts w:ascii="Microsoft Sans Serif" w:eastAsia="Times New Roman" w:hAnsi="Microsoft Sans Serif" w:cs="Microsoft Sans Serif"/>
          <w:lang w:val="lt-LT"/>
        </w:rPr>
      </w:pPr>
    </w:p>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Pramonės sektorius</w:t>
      </w:r>
    </w:p>
    <w:tbl>
      <w:tblPr>
        <w:tblStyle w:val="afd"/>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65"/>
        <w:gridCol w:w="2340"/>
        <w:gridCol w:w="2595"/>
        <w:gridCol w:w="2385"/>
      </w:tblGrid>
      <w:tr w:rsidR="00C91667" w:rsidRPr="00C367F6">
        <w:trPr>
          <w:trHeight w:val="480"/>
        </w:trPr>
        <w:tc>
          <w:tcPr>
            <w:tcW w:w="8985" w:type="dxa"/>
            <w:gridSpan w:val="4"/>
            <w:tcBorders>
              <w:top w:val="single" w:sz="1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 xml:space="preserve"> </w:t>
            </w:r>
            <w:r w:rsidRPr="00C367F6">
              <w:rPr>
                <w:rFonts w:ascii="Microsoft Sans Serif" w:hAnsi="Microsoft Sans Serif" w:cs="Microsoft Sans Serif"/>
                <w:noProof/>
                <w:lang w:val="lt-LT" w:eastAsia="en-US"/>
              </w:rPr>
              <w:drawing>
                <wp:inline distT="19050" distB="19050" distL="19050" distR="19050">
                  <wp:extent cx="1435100" cy="190500"/>
                  <wp:effectExtent l="0" t="0" r="0" b="0"/>
                  <wp:docPr id="6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59" cstate="print"/>
                          <a:srcRect/>
                          <a:stretch>
                            <a:fillRect/>
                          </a:stretch>
                        </pic:blipFill>
                        <pic:spPr>
                          <a:xfrm>
                            <a:off x="0" y="0"/>
                            <a:ext cx="1435100" cy="190500"/>
                          </a:xfrm>
                          <a:prstGeom prst="rect">
                            <a:avLst/>
                          </a:prstGeom>
                          <a:ln/>
                        </pic:spPr>
                      </pic:pic>
                    </a:graphicData>
                  </a:graphic>
                </wp:inline>
              </w:drawing>
            </w:r>
          </w:p>
        </w:tc>
      </w:tr>
      <w:tr w:rsidR="00C91667" w:rsidRPr="00C367F6">
        <w:tc>
          <w:tcPr>
            <w:tcW w:w="1665" w:type="dxa"/>
            <w:tcMar>
              <w:top w:w="120" w:type="dxa"/>
              <w:left w:w="120" w:type="dxa"/>
              <w:bottom w:w="12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 xml:space="preserve"> Kintamasis</w:t>
            </w:r>
          </w:p>
        </w:tc>
        <w:tc>
          <w:tcPr>
            <w:tcW w:w="234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Koeficiento įvertis</w:t>
            </w:r>
          </w:p>
        </w:tc>
        <w:tc>
          <w:tcPr>
            <w:tcW w:w="259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Standartinis nuokrypis</w:t>
            </w:r>
          </w:p>
        </w:tc>
        <w:tc>
          <w:tcPr>
            <w:tcW w:w="238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p- value</w:t>
            </w:r>
          </w:p>
        </w:tc>
      </w:tr>
      <w:tr w:rsidR="00C91667" w:rsidRPr="00C367F6">
        <w:tc>
          <w:tcPr>
            <w:tcW w:w="166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101600" cy="88900"/>
                  <wp:effectExtent l="0" t="0" r="0" b="0"/>
                  <wp:docPr id="6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63" cstate="print"/>
                          <a:srcRect/>
                          <a:stretch>
                            <a:fillRect/>
                          </a:stretch>
                        </pic:blipFill>
                        <pic:spPr>
                          <a:xfrm>
                            <a:off x="0" y="0"/>
                            <a:ext cx="101600" cy="88900"/>
                          </a:xfrm>
                          <a:prstGeom prst="rect">
                            <a:avLst/>
                          </a:prstGeom>
                          <a:ln/>
                        </pic:spPr>
                      </pic:pic>
                    </a:graphicData>
                  </a:graphic>
                </wp:inline>
              </w:drawing>
            </w:r>
          </w:p>
        </w:tc>
        <w:tc>
          <w:tcPr>
            <w:tcW w:w="2340"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0.0008</w:t>
            </w:r>
          </w:p>
        </w:tc>
        <w:tc>
          <w:tcPr>
            <w:tcW w:w="259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0.002</w:t>
            </w:r>
          </w:p>
        </w:tc>
        <w:tc>
          <w:tcPr>
            <w:tcW w:w="2385" w:type="dxa"/>
            <w:tcBorders>
              <w:top w:val="single" w:sz="8" w:space="0" w:color="000000"/>
            </w:tcBorders>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0.681</w:t>
            </w:r>
          </w:p>
        </w:tc>
      </w:tr>
      <w:tr w:rsidR="00C91667" w:rsidRPr="00C367F6">
        <w:tc>
          <w:tcPr>
            <w:tcW w:w="166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hAnsi="Microsoft Sans Serif" w:cs="Microsoft Sans Serif"/>
                <w:noProof/>
                <w:lang w:val="lt-LT" w:eastAsia="en-US"/>
              </w:rPr>
              <w:drawing>
                <wp:inline distT="19050" distB="19050" distL="19050" distR="19050">
                  <wp:extent cx="304800" cy="190500"/>
                  <wp:effectExtent l="0" t="0" r="0" b="0"/>
                  <wp:docPr id="6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61" cstate="print"/>
                          <a:srcRect/>
                          <a:stretch>
                            <a:fillRect/>
                          </a:stretch>
                        </pic:blipFill>
                        <pic:spPr>
                          <a:xfrm>
                            <a:off x="0" y="0"/>
                            <a:ext cx="304800" cy="190500"/>
                          </a:xfrm>
                          <a:prstGeom prst="rect">
                            <a:avLst/>
                          </a:prstGeom>
                          <a:ln/>
                        </pic:spPr>
                      </pic:pic>
                    </a:graphicData>
                  </a:graphic>
                </wp:inline>
              </w:drawing>
            </w:r>
          </w:p>
        </w:tc>
        <w:tc>
          <w:tcPr>
            <w:tcW w:w="2340"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-6.627</w:t>
            </w:r>
          </w:p>
        </w:tc>
        <w:tc>
          <w:tcPr>
            <w:tcW w:w="259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7.701</w:t>
            </w:r>
          </w:p>
        </w:tc>
        <w:tc>
          <w:tcPr>
            <w:tcW w:w="2385" w:type="dxa"/>
            <w:tcMar>
              <w:top w:w="120" w:type="dxa"/>
              <w:left w:w="120" w:type="dxa"/>
              <w:bottom w:w="12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i/>
                <w:sz w:val="24"/>
                <w:szCs w:val="24"/>
                <w:lang w:val="lt-LT"/>
              </w:rPr>
              <w:t>0.394</w:t>
            </w:r>
          </w:p>
        </w:tc>
      </w:tr>
      <w:tr w:rsidR="00C91667" w:rsidRPr="00C367F6">
        <w:tc>
          <w:tcPr>
            <w:tcW w:w="1665" w:type="dxa"/>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Stebiniai</w:t>
            </w:r>
          </w:p>
        </w:tc>
        <w:tc>
          <w:tcPr>
            <w:tcW w:w="7320" w:type="dxa"/>
            <w:gridSpan w:val="3"/>
            <w:tcBorders>
              <w:top w:val="single" w:sz="8" w:space="0" w:color="000000"/>
            </w:tcBorders>
            <w:tcMar>
              <w:top w:w="60" w:type="dxa"/>
              <w:left w:w="120" w:type="dxa"/>
              <w:bottom w:w="6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45</w:t>
            </w:r>
          </w:p>
        </w:tc>
      </w:tr>
      <w:tr w:rsidR="00C91667" w:rsidRPr="00C367F6">
        <w:tc>
          <w:tcPr>
            <w:tcW w:w="1665" w:type="dxa"/>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R</w:t>
            </w:r>
            <w:r w:rsidRPr="00C367F6">
              <w:rPr>
                <w:rFonts w:ascii="Microsoft Sans Serif" w:eastAsia="Times New Roman" w:hAnsi="Microsoft Sans Serif" w:cs="Microsoft Sans Serif"/>
                <w:sz w:val="24"/>
                <w:szCs w:val="24"/>
                <w:vertAlign w:val="superscript"/>
                <w:lang w:val="lt-LT"/>
              </w:rPr>
              <w:t>2</w:t>
            </w:r>
            <w:r w:rsidRPr="00C367F6">
              <w:rPr>
                <w:rFonts w:ascii="Microsoft Sans Serif" w:eastAsia="Times New Roman" w:hAnsi="Microsoft Sans Serif" w:cs="Microsoft Sans Serif"/>
                <w:sz w:val="24"/>
                <w:szCs w:val="24"/>
                <w:lang w:val="lt-LT"/>
              </w:rPr>
              <w:t xml:space="preserve"> / adj. R</w:t>
            </w:r>
            <w:r w:rsidRPr="00C367F6">
              <w:rPr>
                <w:rFonts w:ascii="Microsoft Sans Serif" w:eastAsia="Times New Roman" w:hAnsi="Microsoft Sans Serif" w:cs="Microsoft Sans Serif"/>
                <w:sz w:val="24"/>
                <w:szCs w:val="24"/>
                <w:vertAlign w:val="superscript"/>
                <w:lang w:val="lt-LT"/>
              </w:rPr>
              <w:t>2</w:t>
            </w:r>
          </w:p>
        </w:tc>
        <w:tc>
          <w:tcPr>
            <w:tcW w:w="7320" w:type="dxa"/>
            <w:gridSpan w:val="3"/>
            <w:tcBorders>
              <w:bottom w:val="single" w:sz="18" w:space="0" w:color="000000"/>
            </w:tcBorders>
            <w:tcMar>
              <w:top w:w="60" w:type="dxa"/>
              <w:left w:w="120" w:type="dxa"/>
              <w:bottom w:w="60" w:type="dxa"/>
              <w:right w:w="120" w:type="dxa"/>
            </w:tcMar>
          </w:tcPr>
          <w:p w:rsidR="00C91667" w:rsidRPr="00C367F6" w:rsidRDefault="00E63D23">
            <w:pPr>
              <w:pStyle w:val="Normal1"/>
              <w:spacing w:after="0" w:line="360" w:lineRule="auto"/>
              <w:jc w:val="center"/>
              <w:rPr>
                <w:rFonts w:ascii="Microsoft Sans Serif" w:hAnsi="Microsoft Sans Serif" w:cs="Microsoft Sans Serif"/>
                <w:lang w:val="lt-LT"/>
              </w:rPr>
            </w:pPr>
            <w:r w:rsidRPr="00C367F6">
              <w:rPr>
                <w:rFonts w:ascii="Microsoft Sans Serif" w:eastAsia="Times New Roman" w:hAnsi="Microsoft Sans Serif" w:cs="Microsoft Sans Serif"/>
                <w:sz w:val="24"/>
                <w:szCs w:val="24"/>
                <w:lang w:val="lt-LT"/>
              </w:rPr>
              <w:t>.017 / -.006</w:t>
            </w:r>
          </w:p>
        </w:tc>
      </w:tr>
    </w:tbl>
    <w:p w:rsidR="00C91667" w:rsidRPr="00C367F6" w:rsidRDefault="00C91667">
      <w:pPr>
        <w:pStyle w:val="Normal1"/>
        <w:spacing w:after="0" w:line="360" w:lineRule="auto"/>
        <w:rPr>
          <w:rFonts w:ascii="Microsoft Sans Serif" w:hAnsi="Microsoft Sans Serif" w:cs="Microsoft Sans Serif"/>
          <w:lang w:val="lt-LT"/>
        </w:rPr>
      </w:pPr>
    </w:p>
    <w:sectPr w:rsidR="00C91667" w:rsidRPr="00C367F6" w:rsidSect="00C91667">
      <w:footerReference w:type="default" r:id="rId83"/>
      <w:pgSz w:w="11906" w:h="16838"/>
      <w:pgMar w:top="1133" w:right="850" w:bottom="1133" w:left="1700" w:header="720" w:footer="720" w:gutter="0"/>
      <w:pgNumType w:start="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DCelov" w:date="2015-11-29T19:41:00Z" w:initials="D">
    <w:p w:rsidR="00933580" w:rsidRDefault="00933580">
      <w:pPr>
        <w:pStyle w:val="CommentText"/>
      </w:pPr>
      <w:r>
        <w:rPr>
          <w:rStyle w:val="CommentReference"/>
        </w:rPr>
        <w:annotationRef/>
      </w:r>
      <w:r>
        <w:t>Jei rašytumėt straipsnį šių sakinių nereikėtų.</w:t>
      </w:r>
    </w:p>
  </w:comment>
  <w:comment w:id="22" w:author="DCelov" w:date="2015-11-29T19:43:00Z" w:initials="D">
    <w:p w:rsidR="00933580" w:rsidRDefault="00933580">
      <w:pPr>
        <w:pStyle w:val="CommentText"/>
      </w:pPr>
      <w:r>
        <w:rPr>
          <w:rStyle w:val="CommentReference"/>
        </w:rPr>
        <w:annotationRef/>
      </w:r>
      <w:r>
        <w:t>Nelabai aišku apie kokias apklausas kalbama.</w:t>
      </w:r>
    </w:p>
  </w:comment>
  <w:comment w:id="49" w:author="DCelov" w:date="2015-11-29T19:52:00Z" w:initials="D">
    <w:p w:rsidR="00933580" w:rsidRDefault="00933580">
      <w:pPr>
        <w:pStyle w:val="CommentText"/>
      </w:pPr>
      <w:r>
        <w:rPr>
          <w:rStyle w:val="CommentReference"/>
        </w:rPr>
        <w:annotationRef/>
      </w:r>
      <w:r>
        <w:t>Geriau suvokti</w:t>
      </w:r>
    </w:p>
  </w:comment>
  <w:comment w:id="56" w:author="DCelov" w:date="2015-11-29T20:03:00Z" w:initials="D">
    <w:p w:rsidR="00933580" w:rsidRDefault="00933580">
      <w:pPr>
        <w:pStyle w:val="CommentText"/>
      </w:pPr>
      <w:r>
        <w:rPr>
          <w:rStyle w:val="CommentReference"/>
        </w:rPr>
        <w:annotationRef/>
      </w:r>
      <w:r>
        <w:t xml:space="preserve">Dar kaip straipsniuose pabaigoje prided darbo struktūrą. </w:t>
      </w:r>
    </w:p>
  </w:comment>
  <w:comment w:id="70" w:author="DCelov" w:date="2015-11-29T20:12:00Z" w:initials="D">
    <w:p w:rsidR="00933580" w:rsidRDefault="00933580">
      <w:pPr>
        <w:pStyle w:val="CommentText"/>
      </w:pPr>
      <w:r>
        <w:rPr>
          <w:rStyle w:val="CommentReference"/>
        </w:rPr>
        <w:annotationRef/>
      </w:r>
      <w:r>
        <w:t>Pvz. Pastaruoju metu svarstomi vis padažnėję nulinės ir net deflacijos atvejai daugelyje Europos Sąjungos šalių. Nėra aišku kas lemia šiuos procesus (iš dalies gal ir administruojamos kainos, ar naftos poveikis, bet gal yra ir fundamentaliųjų priežasčių).</w:t>
      </w:r>
    </w:p>
  </w:comment>
  <w:comment w:id="72" w:author="DCelov" w:date="2015-11-29T20:15:00Z" w:initials="D">
    <w:p w:rsidR="00933580" w:rsidRDefault="00933580">
      <w:pPr>
        <w:pStyle w:val="CommentText"/>
      </w:pPr>
      <w:r>
        <w:rPr>
          <w:rStyle w:val="CommentReference"/>
        </w:rPr>
        <w:annotationRef/>
      </w:r>
      <w:r>
        <w:t xml:space="preserve">Naujųjų Keinsistų pavadinimas nėra itin tikslas. Frikcijų, trikdžių idėja buvo išsakyta Keinso kolegos ir oponento Pigu. Taigi, likimo istorija, kad idėjos autorius yra pamirštas ir prisidengama kitos garsinybės vardu. Kriptis turėtų būti vadinama naujųjų Pigouvianistų. </w:t>
      </w:r>
    </w:p>
  </w:comment>
  <w:comment w:id="73" w:author="DCelov" w:date="2015-11-29T20:27:00Z" w:initials="D">
    <w:p w:rsidR="00933580" w:rsidRDefault="00933580">
      <w:pPr>
        <w:pStyle w:val="CommentText"/>
      </w:pPr>
      <w:r>
        <w:rPr>
          <w:rStyle w:val="CommentReference"/>
        </w:rPr>
        <w:annotationRef/>
      </w:r>
      <w:r>
        <w:t xml:space="preserve">Paplitusi. </w:t>
      </w:r>
    </w:p>
  </w:comment>
  <w:comment w:id="78" w:author="DCelov" w:date="2015-11-29T20:30:00Z" w:initials="D">
    <w:p w:rsidR="00933580" w:rsidRDefault="00933580">
      <w:pPr>
        <w:pStyle w:val="CommentText"/>
      </w:pPr>
      <w:r>
        <w:rPr>
          <w:rStyle w:val="CommentReference"/>
        </w:rPr>
        <w:annotationRef/>
      </w:r>
      <w:r>
        <w:t xml:space="preserve">Man kažkodėl formulės vaizduojamos kaip paveikslai, tad aš jų redaguoti negalėsiu. </w:t>
      </w:r>
    </w:p>
  </w:comment>
  <w:comment w:id="82" w:author="DCelov" w:date="2015-11-29T20:50:00Z" w:initials="D">
    <w:p w:rsidR="00933580" w:rsidRPr="001620B0" w:rsidRDefault="00933580">
      <w:pPr>
        <w:pStyle w:val="CommentText"/>
        <w:rPr>
          <w:lang w:val="lt-LT"/>
        </w:rPr>
      </w:pPr>
      <w:r>
        <w:rPr>
          <w:rStyle w:val="CommentReference"/>
        </w:rPr>
        <w:annotationRef/>
      </w:r>
      <w:r>
        <w:t>Pasi</w:t>
      </w:r>
      <w:r>
        <w:rPr>
          <w:lang w:val="lt-LT"/>
        </w:rPr>
        <w:t xml:space="preserve">ūlos pusės šokus, pvz. </w:t>
      </w:r>
      <w:r>
        <w:rPr>
          <w:lang w:val="lt-LT"/>
        </w:rPr>
        <w:t>eksporto ir importo kainų santykį. Žaliavų kainas (pvz. naftos, dujų ir t.t.)</w:t>
      </w:r>
    </w:p>
  </w:comment>
  <w:comment w:id="86" w:author="DCelov" w:date="2015-11-29T20:51:00Z" w:initials="D">
    <w:p w:rsidR="00933580" w:rsidRDefault="00933580">
      <w:pPr>
        <w:pStyle w:val="CommentText"/>
      </w:pPr>
      <w:r>
        <w:rPr>
          <w:rStyle w:val="CommentReference"/>
        </w:rPr>
        <w:annotationRef/>
      </w:r>
      <w:r>
        <w:t>Šiaip čia kritikuojama Cobb-Douglas technologija ir tobulos konkurentinės rinkos prielaidos.</w:t>
      </w:r>
    </w:p>
  </w:comment>
  <w:comment w:id="105" w:author="DCelov" w:date="2015-11-29T21:08:00Z" w:initials="D">
    <w:p w:rsidR="002136A7" w:rsidRDefault="002136A7">
      <w:pPr>
        <w:pStyle w:val="CommentText"/>
      </w:pPr>
      <w:r>
        <w:rPr>
          <w:rStyle w:val="CommentReference"/>
        </w:rPr>
        <w:annotationRef/>
      </w:r>
      <w:r>
        <w:t>Tiek privačios, tiek viešosios, tiek rinkos, tiek ir nerinkos veiklos.</w:t>
      </w:r>
    </w:p>
  </w:comment>
  <w:comment w:id="106" w:author="DCelov" w:date="2015-11-29T21:09:00Z" w:initials="D">
    <w:p w:rsidR="002136A7" w:rsidRDefault="002136A7">
      <w:pPr>
        <w:pStyle w:val="CommentText"/>
      </w:pPr>
      <w:r>
        <w:rPr>
          <w:rStyle w:val="CommentReference"/>
        </w:rPr>
        <w:annotationRef/>
      </w:r>
      <w:r>
        <w:t xml:space="preserve">Todėl šiuolaikinė ekonomikos sistema neretai siejama su paslaugų ekonomikos sąvoka. </w:t>
      </w:r>
    </w:p>
  </w:comment>
  <w:comment w:id="126" w:author="DCelov" w:date="2015-11-29T21:46:00Z" w:initials="D">
    <w:p w:rsidR="00DB0901" w:rsidRDefault="00DB0901">
      <w:pPr>
        <w:pStyle w:val="CommentText"/>
      </w:pPr>
      <w:r>
        <w:rPr>
          <w:rStyle w:val="CommentReference"/>
        </w:rPr>
        <w:annotationRef/>
      </w:r>
      <w:r>
        <w:t xml:space="preserve">Todėl spekuliacijos, kad paslaugų kainos auga po euro įvedimo nepagrįstai greitai neturi net aprašamojo pobudžio pagrindo. Tipinis Po to dėl to galimai klaidingo loginio samprotavimo pvz. </w:t>
      </w:r>
    </w:p>
  </w:comment>
  <w:comment w:id="142" w:author="DCelov" w:date="2015-11-29T21:49:00Z" w:initials="D">
    <w:p w:rsidR="007D3371" w:rsidRDefault="007D3371">
      <w:pPr>
        <w:pStyle w:val="CommentText"/>
      </w:pPr>
      <w:r>
        <w:rPr>
          <w:rStyle w:val="CommentReference"/>
        </w:rPr>
        <w:annotationRef/>
      </w:r>
      <w:r>
        <w:t xml:space="preserve">Paveikslus (grafikus) galima numeruoti, tada į juos trumpiau būtų kreiptis. </w:t>
      </w:r>
    </w:p>
  </w:comment>
  <w:comment w:id="158" w:author="DCelov" w:date="2015-11-29T22:07:00Z" w:initials="D">
    <w:p w:rsidR="00737D82" w:rsidRDefault="00737D82">
      <w:pPr>
        <w:pStyle w:val="CommentText"/>
      </w:pPr>
      <w:r>
        <w:rPr>
          <w:rStyle w:val="CommentReference"/>
        </w:rPr>
        <w:annotationRef/>
      </w:r>
      <w:proofErr w:type="gramStart"/>
      <w:r>
        <w:t>t.y</w:t>
      </w:r>
      <w:proofErr w:type="gramEnd"/>
      <w:r>
        <w:t xml:space="preserve">. nors ir nuspres pakeist kainas, jos bus pastebimos tik po to kai brangiau sandeliuotos prekės bus išparduotos. </w:t>
      </w:r>
    </w:p>
  </w:comment>
  <w:comment w:id="162" w:author="DCelov" w:date="2015-11-29T22:17:00Z" w:initials="D">
    <w:p w:rsidR="00D30DD9" w:rsidRDefault="00D30DD9">
      <w:pPr>
        <w:pStyle w:val="CommentText"/>
      </w:pPr>
      <w:r>
        <w:rPr>
          <w:rStyle w:val="CommentReference"/>
        </w:rPr>
        <w:annotationRef/>
      </w:r>
      <w:r>
        <w:t>Nenaudokite * daugybai, geriau tašku žymėkit. Vaidotui žiauriai nepatiks.</w:t>
      </w:r>
    </w:p>
  </w:comment>
  <w:comment w:id="232" w:author="DCelov" w:date="2015-11-29T22:57:00Z" w:initials="D">
    <w:p w:rsidR="005910A8" w:rsidRDefault="005910A8">
      <w:pPr>
        <w:pStyle w:val="CommentText"/>
      </w:pPr>
      <w:r>
        <w:rPr>
          <w:rStyle w:val="CommentReference"/>
        </w:rPr>
        <w:annotationRef/>
      </w:r>
      <w:r>
        <w:t xml:space="preserve">Be to dvigubai dažniau remiasi nykščio taisykle. </w:t>
      </w:r>
    </w:p>
  </w:comment>
  <w:comment w:id="235" w:author="DCelov" w:date="2015-11-29T23:04:00Z" w:initials="D">
    <w:p w:rsidR="006A0875" w:rsidRDefault="006A0875">
      <w:pPr>
        <w:pStyle w:val="CommentText"/>
      </w:pPr>
      <w:r>
        <w:rPr>
          <w:rStyle w:val="CommentReference"/>
        </w:rPr>
        <w:annotationRef/>
      </w:r>
      <w:r>
        <w:t>Literatūros sąrašas</w:t>
      </w:r>
    </w:p>
  </w:comment>
  <w:comment w:id="237" w:author="DCelov" w:date="2015-11-29T23:01:00Z" w:initials="D">
    <w:p w:rsidR="006A0875" w:rsidRDefault="006A0875">
      <w:pPr>
        <w:pStyle w:val="CommentText"/>
      </w:pPr>
      <w:r>
        <w:rPr>
          <w:rStyle w:val="CommentReference"/>
        </w:rPr>
        <w:annotationRef/>
      </w:r>
      <w:r>
        <w:t xml:space="preserve">Būtinai sutvarkykite literatūros sąrašą, kaip straipsniuose (pvz. Pinigų studijose). </w:t>
      </w:r>
    </w:p>
  </w:comment>
  <w:comment w:id="238" w:author="DCelov" w:date="2015-11-29T23:04:00Z" w:initials="D">
    <w:p w:rsidR="006A0875" w:rsidRDefault="006A0875">
      <w:pPr>
        <w:pStyle w:val="CommentText"/>
      </w:pPr>
      <w:r>
        <w:rPr>
          <w:rStyle w:val="CommentReference"/>
        </w:rPr>
        <w:annotationRef/>
      </w:r>
      <w:r>
        <w:t>Celov, Dmitrij (2015) LEMPA: a Quarterly Lithuanian Economy Model for Medium-Run Projections and Analysis, Working Paper, Bank of Lithuania (forthcoming)  panašiai visus kitus šaltinius sutvarkykite.</w:t>
      </w:r>
    </w:p>
  </w:comment>
  <w:comment w:id="250" w:author="DCelov" w:date="2015-11-29T23:08:00Z" w:initials="D">
    <w:p w:rsidR="00AF7927" w:rsidRDefault="00AF7927" w:rsidP="00AF7927">
      <w:pPr>
        <w:pStyle w:val="CommentText"/>
      </w:pPr>
      <w:r>
        <w:rPr>
          <w:rStyle w:val="CommentReference"/>
        </w:rPr>
        <w:annotationRef/>
      </w:r>
      <w:r>
        <w:t>Vėl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4B9" w:rsidRDefault="001644B9" w:rsidP="00C91667">
      <w:pPr>
        <w:spacing w:after="0" w:line="240" w:lineRule="auto"/>
      </w:pPr>
      <w:r>
        <w:separator/>
      </w:r>
    </w:p>
  </w:endnote>
  <w:endnote w:type="continuationSeparator" w:id="0">
    <w:p w:rsidR="001644B9" w:rsidRDefault="001644B9" w:rsidP="00C916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 w:name="Microsoft Sans Serif">
    <w:panose1 w:val="020B0604020202020204"/>
    <w:charset w:val="CC"/>
    <w:family w:val="swiss"/>
    <w:pitch w:val="variable"/>
    <w:sig w:usb0="61002BDF"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580" w:rsidRDefault="00933580">
    <w:pPr>
      <w:pStyle w:val="Normal1"/>
      <w:tabs>
        <w:tab w:val="center" w:pos="4513"/>
        <w:tab w:val="right" w:pos="9026"/>
      </w:tabs>
      <w:spacing w:after="0" w:line="240" w:lineRule="auto"/>
    </w:pPr>
  </w:p>
  <w:p w:rsidR="00933580" w:rsidRDefault="00933580">
    <w:pPr>
      <w:pStyle w:val="Normal1"/>
      <w:tabs>
        <w:tab w:val="center" w:pos="4513"/>
        <w:tab w:val="right" w:pos="9026"/>
      </w:tabs>
      <w:spacing w:after="708" w:line="240" w:lineRule="auto"/>
      <w:jc w:val="center"/>
    </w:pPr>
    <w:fldSimple w:instr="PAGE">
      <w:r w:rsidR="00AF7927">
        <w:rPr>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4B9" w:rsidRDefault="001644B9" w:rsidP="00C91667">
      <w:pPr>
        <w:spacing w:after="0" w:line="240" w:lineRule="auto"/>
      </w:pPr>
      <w:r>
        <w:separator/>
      </w:r>
    </w:p>
  </w:footnote>
  <w:footnote w:type="continuationSeparator" w:id="0">
    <w:p w:rsidR="001644B9" w:rsidRDefault="001644B9" w:rsidP="00C916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1287C"/>
    <w:multiLevelType w:val="multilevel"/>
    <w:tmpl w:val="12603D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919647E"/>
    <w:multiLevelType w:val="hybridMultilevel"/>
    <w:tmpl w:val="92762942"/>
    <w:lvl w:ilvl="0" w:tplc="BB22B0BC">
      <w:start w:val="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isplayBackgroundShape/>
  <w:hideSpellingErrors/>
  <w:proofState w:grammar="clean"/>
  <w:trackRevisions/>
  <w:defaultTabStop w:val="720"/>
  <w:hyphenationZone w:val="396"/>
  <w:characterSpacingControl w:val="doNotCompress"/>
  <w:footnotePr>
    <w:footnote w:id="-1"/>
    <w:footnote w:id="0"/>
  </w:footnotePr>
  <w:endnotePr>
    <w:endnote w:id="-1"/>
    <w:endnote w:id="0"/>
  </w:endnotePr>
  <w:compat/>
  <w:rsids>
    <w:rsidRoot w:val="00C91667"/>
    <w:rsid w:val="000216D5"/>
    <w:rsid w:val="000536CF"/>
    <w:rsid w:val="000578A7"/>
    <w:rsid w:val="00060D10"/>
    <w:rsid w:val="00094F38"/>
    <w:rsid w:val="001620B0"/>
    <w:rsid w:val="001644B9"/>
    <w:rsid w:val="002136A7"/>
    <w:rsid w:val="00280915"/>
    <w:rsid w:val="00331C70"/>
    <w:rsid w:val="00375739"/>
    <w:rsid w:val="00394532"/>
    <w:rsid w:val="003A2768"/>
    <w:rsid w:val="00442C0A"/>
    <w:rsid w:val="0044342B"/>
    <w:rsid w:val="00480F40"/>
    <w:rsid w:val="005830B3"/>
    <w:rsid w:val="005910A8"/>
    <w:rsid w:val="005F47AA"/>
    <w:rsid w:val="006A0875"/>
    <w:rsid w:val="006F3B50"/>
    <w:rsid w:val="00737D82"/>
    <w:rsid w:val="007824D4"/>
    <w:rsid w:val="00792238"/>
    <w:rsid w:val="007D3371"/>
    <w:rsid w:val="0091153E"/>
    <w:rsid w:val="00933580"/>
    <w:rsid w:val="009C097B"/>
    <w:rsid w:val="009E614C"/>
    <w:rsid w:val="00A373EC"/>
    <w:rsid w:val="00A7510B"/>
    <w:rsid w:val="00A974B9"/>
    <w:rsid w:val="00AF7927"/>
    <w:rsid w:val="00B20175"/>
    <w:rsid w:val="00B32313"/>
    <w:rsid w:val="00B97BB7"/>
    <w:rsid w:val="00BE53D2"/>
    <w:rsid w:val="00C367F6"/>
    <w:rsid w:val="00C44C2B"/>
    <w:rsid w:val="00C91667"/>
    <w:rsid w:val="00CD51AD"/>
    <w:rsid w:val="00CE408B"/>
    <w:rsid w:val="00D30DD9"/>
    <w:rsid w:val="00D41078"/>
    <w:rsid w:val="00DB0804"/>
    <w:rsid w:val="00DB0901"/>
    <w:rsid w:val="00DC2AB5"/>
    <w:rsid w:val="00E63D23"/>
    <w:rsid w:val="00E74553"/>
    <w:rsid w:val="00EC5E7C"/>
    <w:rsid w:val="00EF5A58"/>
    <w:rsid w:val="00F661C2"/>
    <w:rsid w:val="00FF45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3D2"/>
  </w:style>
  <w:style w:type="paragraph" w:styleId="Heading1">
    <w:name w:val="heading 1"/>
    <w:basedOn w:val="Normal1"/>
    <w:next w:val="Normal1"/>
    <w:rsid w:val="00C91667"/>
    <w:pPr>
      <w:keepNext/>
      <w:keepLines/>
      <w:spacing w:before="480" w:after="120"/>
      <w:contextualSpacing/>
      <w:outlineLvl w:val="0"/>
    </w:pPr>
    <w:rPr>
      <w:b/>
      <w:sz w:val="48"/>
      <w:szCs w:val="48"/>
    </w:rPr>
  </w:style>
  <w:style w:type="paragraph" w:styleId="Heading2">
    <w:name w:val="heading 2"/>
    <w:basedOn w:val="Normal1"/>
    <w:next w:val="Normal1"/>
    <w:rsid w:val="00C91667"/>
    <w:pPr>
      <w:keepNext/>
      <w:keepLines/>
      <w:spacing w:before="360" w:after="80"/>
      <w:contextualSpacing/>
      <w:outlineLvl w:val="1"/>
    </w:pPr>
    <w:rPr>
      <w:b/>
      <w:sz w:val="36"/>
      <w:szCs w:val="36"/>
    </w:rPr>
  </w:style>
  <w:style w:type="paragraph" w:styleId="Heading3">
    <w:name w:val="heading 3"/>
    <w:basedOn w:val="Normal1"/>
    <w:next w:val="Normal1"/>
    <w:rsid w:val="00C91667"/>
    <w:pPr>
      <w:keepNext/>
      <w:keepLines/>
      <w:spacing w:before="280" w:after="80"/>
      <w:contextualSpacing/>
      <w:outlineLvl w:val="2"/>
    </w:pPr>
    <w:rPr>
      <w:b/>
      <w:sz w:val="28"/>
      <w:szCs w:val="28"/>
    </w:rPr>
  </w:style>
  <w:style w:type="paragraph" w:styleId="Heading4">
    <w:name w:val="heading 4"/>
    <w:basedOn w:val="Normal1"/>
    <w:next w:val="Normal1"/>
    <w:rsid w:val="00C91667"/>
    <w:pPr>
      <w:keepNext/>
      <w:keepLines/>
      <w:spacing w:before="240" w:after="40"/>
      <w:contextualSpacing/>
      <w:outlineLvl w:val="3"/>
    </w:pPr>
    <w:rPr>
      <w:b/>
      <w:sz w:val="24"/>
      <w:szCs w:val="24"/>
    </w:rPr>
  </w:style>
  <w:style w:type="paragraph" w:styleId="Heading5">
    <w:name w:val="heading 5"/>
    <w:basedOn w:val="Normal1"/>
    <w:next w:val="Normal1"/>
    <w:rsid w:val="00C91667"/>
    <w:pPr>
      <w:keepNext/>
      <w:keepLines/>
      <w:spacing w:before="220" w:after="40"/>
      <w:contextualSpacing/>
      <w:outlineLvl w:val="4"/>
    </w:pPr>
    <w:rPr>
      <w:b/>
    </w:rPr>
  </w:style>
  <w:style w:type="paragraph" w:styleId="Heading6">
    <w:name w:val="heading 6"/>
    <w:basedOn w:val="Normal1"/>
    <w:next w:val="Normal1"/>
    <w:rsid w:val="00C91667"/>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91667"/>
  </w:style>
  <w:style w:type="paragraph" w:styleId="Title">
    <w:name w:val="Title"/>
    <w:basedOn w:val="Normal1"/>
    <w:next w:val="Normal1"/>
    <w:rsid w:val="00C91667"/>
    <w:pPr>
      <w:keepNext/>
      <w:keepLines/>
      <w:spacing w:before="480" w:after="120"/>
      <w:contextualSpacing/>
    </w:pPr>
    <w:rPr>
      <w:b/>
      <w:sz w:val="72"/>
      <w:szCs w:val="72"/>
    </w:rPr>
  </w:style>
  <w:style w:type="paragraph" w:styleId="Subtitle">
    <w:name w:val="Subtitle"/>
    <w:basedOn w:val="Normal1"/>
    <w:next w:val="Normal1"/>
    <w:rsid w:val="00C91667"/>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C91667"/>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3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D23"/>
    <w:rPr>
      <w:rFonts w:ascii="Tahoma" w:hAnsi="Tahoma" w:cs="Tahoma"/>
      <w:sz w:val="16"/>
      <w:szCs w:val="16"/>
    </w:rPr>
  </w:style>
  <w:style w:type="paragraph" w:styleId="TOCHeading">
    <w:name w:val="TOC Heading"/>
    <w:basedOn w:val="Heading1"/>
    <w:next w:val="Normal"/>
    <w:uiPriority w:val="39"/>
    <w:unhideWhenUsed/>
    <w:qFormat/>
    <w:rsid w:val="00E63D23"/>
    <w:pPr>
      <w:spacing w:after="0"/>
      <w:contextualSpacing w:val="0"/>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E63D23"/>
    <w:pPr>
      <w:spacing w:after="100"/>
    </w:pPr>
  </w:style>
  <w:style w:type="paragraph" w:styleId="TOC2">
    <w:name w:val="toc 2"/>
    <w:basedOn w:val="Normal"/>
    <w:next w:val="Normal"/>
    <w:autoRedefine/>
    <w:uiPriority w:val="39"/>
    <w:unhideWhenUsed/>
    <w:rsid w:val="00E63D23"/>
    <w:pPr>
      <w:spacing w:after="100"/>
      <w:ind w:left="220"/>
    </w:pPr>
  </w:style>
  <w:style w:type="paragraph" w:styleId="TOC3">
    <w:name w:val="toc 3"/>
    <w:basedOn w:val="Normal"/>
    <w:next w:val="Normal"/>
    <w:autoRedefine/>
    <w:uiPriority w:val="39"/>
    <w:unhideWhenUsed/>
    <w:rsid w:val="00E63D23"/>
    <w:pPr>
      <w:spacing w:after="100"/>
      <w:ind w:left="440"/>
    </w:pPr>
  </w:style>
  <w:style w:type="character" w:styleId="Hyperlink">
    <w:name w:val="Hyperlink"/>
    <w:basedOn w:val="DefaultParagraphFont"/>
    <w:uiPriority w:val="99"/>
    <w:unhideWhenUsed/>
    <w:rsid w:val="00E63D23"/>
    <w:rPr>
      <w:color w:val="0000FF" w:themeColor="hyperlink"/>
      <w:u w:val="single"/>
    </w:rPr>
  </w:style>
  <w:style w:type="character" w:styleId="CommentReference">
    <w:name w:val="annotation reference"/>
    <w:basedOn w:val="DefaultParagraphFont"/>
    <w:uiPriority w:val="99"/>
    <w:semiHidden/>
    <w:unhideWhenUsed/>
    <w:rsid w:val="00B32313"/>
    <w:rPr>
      <w:sz w:val="16"/>
      <w:szCs w:val="16"/>
    </w:rPr>
  </w:style>
  <w:style w:type="paragraph" w:styleId="CommentText">
    <w:name w:val="annotation text"/>
    <w:basedOn w:val="Normal"/>
    <w:link w:val="CommentTextChar"/>
    <w:uiPriority w:val="99"/>
    <w:semiHidden/>
    <w:unhideWhenUsed/>
    <w:rsid w:val="00B32313"/>
    <w:pPr>
      <w:spacing w:line="240" w:lineRule="auto"/>
    </w:pPr>
    <w:rPr>
      <w:sz w:val="20"/>
      <w:szCs w:val="20"/>
    </w:rPr>
  </w:style>
  <w:style w:type="character" w:customStyle="1" w:styleId="CommentTextChar">
    <w:name w:val="Comment Text Char"/>
    <w:basedOn w:val="DefaultParagraphFont"/>
    <w:link w:val="CommentText"/>
    <w:uiPriority w:val="99"/>
    <w:semiHidden/>
    <w:rsid w:val="00B32313"/>
    <w:rPr>
      <w:sz w:val="20"/>
      <w:szCs w:val="20"/>
    </w:rPr>
  </w:style>
  <w:style w:type="paragraph" w:styleId="CommentSubject">
    <w:name w:val="annotation subject"/>
    <w:basedOn w:val="CommentText"/>
    <w:next w:val="CommentText"/>
    <w:link w:val="CommentSubjectChar"/>
    <w:uiPriority w:val="99"/>
    <w:semiHidden/>
    <w:unhideWhenUsed/>
    <w:rsid w:val="00B32313"/>
    <w:rPr>
      <w:b/>
      <w:bCs/>
    </w:rPr>
  </w:style>
  <w:style w:type="character" w:customStyle="1" w:styleId="CommentSubjectChar">
    <w:name w:val="Comment Subject Char"/>
    <w:basedOn w:val="CommentTextChar"/>
    <w:link w:val="CommentSubject"/>
    <w:uiPriority w:val="99"/>
    <w:semiHidden/>
    <w:rsid w:val="00B32313"/>
    <w:rPr>
      <w:b/>
      <w:bCs/>
    </w:rPr>
  </w:style>
  <w:style w:type="paragraph" w:styleId="Header">
    <w:name w:val="header"/>
    <w:basedOn w:val="Normal"/>
    <w:link w:val="HeaderChar"/>
    <w:uiPriority w:val="99"/>
    <w:semiHidden/>
    <w:unhideWhenUsed/>
    <w:rsid w:val="005830B3"/>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5830B3"/>
  </w:style>
  <w:style w:type="paragraph" w:styleId="Footer">
    <w:name w:val="footer"/>
    <w:basedOn w:val="Normal"/>
    <w:link w:val="FooterChar"/>
    <w:uiPriority w:val="99"/>
    <w:semiHidden/>
    <w:unhideWhenUsed/>
    <w:rsid w:val="005830B3"/>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5830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C91667"/>
    <w:pPr>
      <w:keepNext/>
      <w:keepLines/>
      <w:spacing w:before="480" w:after="120"/>
      <w:contextualSpacing/>
      <w:outlineLvl w:val="0"/>
    </w:pPr>
    <w:rPr>
      <w:b/>
      <w:sz w:val="48"/>
      <w:szCs w:val="48"/>
    </w:rPr>
  </w:style>
  <w:style w:type="paragraph" w:styleId="Heading2">
    <w:name w:val="heading 2"/>
    <w:basedOn w:val="Normal1"/>
    <w:next w:val="Normal1"/>
    <w:rsid w:val="00C91667"/>
    <w:pPr>
      <w:keepNext/>
      <w:keepLines/>
      <w:spacing w:before="360" w:after="80"/>
      <w:contextualSpacing/>
      <w:outlineLvl w:val="1"/>
    </w:pPr>
    <w:rPr>
      <w:b/>
      <w:sz w:val="36"/>
      <w:szCs w:val="36"/>
    </w:rPr>
  </w:style>
  <w:style w:type="paragraph" w:styleId="Heading3">
    <w:name w:val="heading 3"/>
    <w:basedOn w:val="Normal1"/>
    <w:next w:val="Normal1"/>
    <w:rsid w:val="00C91667"/>
    <w:pPr>
      <w:keepNext/>
      <w:keepLines/>
      <w:spacing w:before="280" w:after="80"/>
      <w:contextualSpacing/>
      <w:outlineLvl w:val="2"/>
    </w:pPr>
    <w:rPr>
      <w:b/>
      <w:sz w:val="28"/>
      <w:szCs w:val="28"/>
    </w:rPr>
  </w:style>
  <w:style w:type="paragraph" w:styleId="Heading4">
    <w:name w:val="heading 4"/>
    <w:basedOn w:val="Normal1"/>
    <w:next w:val="Normal1"/>
    <w:rsid w:val="00C91667"/>
    <w:pPr>
      <w:keepNext/>
      <w:keepLines/>
      <w:spacing w:before="240" w:after="40"/>
      <w:contextualSpacing/>
      <w:outlineLvl w:val="3"/>
    </w:pPr>
    <w:rPr>
      <w:b/>
      <w:sz w:val="24"/>
      <w:szCs w:val="24"/>
    </w:rPr>
  </w:style>
  <w:style w:type="paragraph" w:styleId="Heading5">
    <w:name w:val="heading 5"/>
    <w:basedOn w:val="Normal1"/>
    <w:next w:val="Normal1"/>
    <w:rsid w:val="00C91667"/>
    <w:pPr>
      <w:keepNext/>
      <w:keepLines/>
      <w:spacing w:before="220" w:after="40"/>
      <w:contextualSpacing/>
      <w:outlineLvl w:val="4"/>
    </w:pPr>
    <w:rPr>
      <w:b/>
    </w:rPr>
  </w:style>
  <w:style w:type="paragraph" w:styleId="Heading6">
    <w:name w:val="heading 6"/>
    <w:basedOn w:val="Normal1"/>
    <w:next w:val="Normal1"/>
    <w:rsid w:val="00C91667"/>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91667"/>
  </w:style>
  <w:style w:type="paragraph" w:styleId="Title">
    <w:name w:val="Title"/>
    <w:basedOn w:val="Normal1"/>
    <w:next w:val="Normal1"/>
    <w:rsid w:val="00C91667"/>
    <w:pPr>
      <w:keepNext/>
      <w:keepLines/>
      <w:spacing w:before="480" w:after="120"/>
      <w:contextualSpacing/>
    </w:pPr>
    <w:rPr>
      <w:b/>
      <w:sz w:val="72"/>
      <w:szCs w:val="72"/>
    </w:rPr>
  </w:style>
  <w:style w:type="paragraph" w:styleId="Subtitle">
    <w:name w:val="Subtitle"/>
    <w:basedOn w:val="Normal1"/>
    <w:next w:val="Normal1"/>
    <w:rsid w:val="00C91667"/>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C91667"/>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C91667"/>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3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D23"/>
    <w:rPr>
      <w:rFonts w:ascii="Tahoma" w:hAnsi="Tahoma" w:cs="Tahoma"/>
      <w:sz w:val="16"/>
      <w:szCs w:val="16"/>
    </w:rPr>
  </w:style>
  <w:style w:type="paragraph" w:styleId="TOCHeading">
    <w:name w:val="TOC Heading"/>
    <w:basedOn w:val="Heading1"/>
    <w:next w:val="Normal"/>
    <w:uiPriority w:val="39"/>
    <w:unhideWhenUsed/>
    <w:qFormat/>
    <w:rsid w:val="00E63D23"/>
    <w:pPr>
      <w:spacing w:after="0"/>
      <w:contextualSpacing w:val="0"/>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E63D23"/>
    <w:pPr>
      <w:spacing w:after="100"/>
    </w:pPr>
  </w:style>
  <w:style w:type="paragraph" w:styleId="TOC2">
    <w:name w:val="toc 2"/>
    <w:basedOn w:val="Normal"/>
    <w:next w:val="Normal"/>
    <w:autoRedefine/>
    <w:uiPriority w:val="39"/>
    <w:unhideWhenUsed/>
    <w:rsid w:val="00E63D23"/>
    <w:pPr>
      <w:spacing w:after="100"/>
      <w:ind w:left="220"/>
    </w:pPr>
  </w:style>
  <w:style w:type="paragraph" w:styleId="TOC3">
    <w:name w:val="toc 3"/>
    <w:basedOn w:val="Normal"/>
    <w:next w:val="Normal"/>
    <w:autoRedefine/>
    <w:uiPriority w:val="39"/>
    <w:unhideWhenUsed/>
    <w:rsid w:val="00E63D23"/>
    <w:pPr>
      <w:spacing w:after="100"/>
      <w:ind w:left="440"/>
    </w:pPr>
  </w:style>
  <w:style w:type="character" w:styleId="Hyperlink">
    <w:name w:val="Hyperlink"/>
    <w:basedOn w:val="DefaultParagraphFont"/>
    <w:uiPriority w:val="99"/>
    <w:unhideWhenUsed/>
    <w:rsid w:val="00E63D23"/>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png"/><Relationship Id="rId86"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39F70-A85A-4859-9C52-8DDBB4AA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41</Pages>
  <Words>7967</Words>
  <Characters>45417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Mantautc</dc:creator>
  <cp:lastModifiedBy>DCelov</cp:lastModifiedBy>
  <cp:revision>37</cp:revision>
  <dcterms:created xsi:type="dcterms:W3CDTF">2015-11-29T17:23:00Z</dcterms:created>
  <dcterms:modified xsi:type="dcterms:W3CDTF">2015-11-29T21:09:00Z</dcterms:modified>
</cp:coreProperties>
</file>